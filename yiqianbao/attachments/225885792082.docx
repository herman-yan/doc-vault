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B7C0B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解除劳动合同通知书</w:t>
      </w:r>
    </w:p>
    <w:p w14:paraId="20C3D93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致：石创（身份证号：13063319880605387X）</w:t>
      </w:r>
    </w:p>
    <w:p w14:paraId="285CC01E">
      <w:pPr>
        <w:rPr>
          <w:ins w:id="0" w:author="蕾" w:date="2026-06-22T15:05:54Z"/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您于2026年3月31日入职宁家 (北京) 汽车服务有限公司，任职仓库岗位，劳动合同期限2026年3月31日至2029年3月30日，试用期至2026年6月30日。现就解除劳动关系事宜正式通知如下：</w:t>
      </w:r>
    </w:p>
    <w:p w14:paraId="4B1C1F31">
      <w:pPr>
        <w:rPr>
          <w:rFonts w:hint="eastAsia"/>
          <w:sz w:val="24"/>
          <w:szCs w:val="32"/>
        </w:rPr>
      </w:pPr>
    </w:p>
    <w:p w14:paraId="5FAFC72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一、失职事实</w:t>
      </w:r>
    </w:p>
    <w:p w14:paraId="11B77F8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2026年</w:t>
      </w:r>
      <w:r>
        <w:rPr>
          <w:rFonts w:hint="eastAsia"/>
          <w:sz w:val="24"/>
          <w:szCs w:val="32"/>
        </w:rPr>
        <w:t>5月25日，外服经理刘利伟在直营站物料群下发明确指令：物料 RB02675537 返还溧阳FA，物料RB02675535 返还宁德FA。旧件核对、打包、确认收货地址、安排发货为你的专属岗位职责，你未核对区分两处收货地址，将两件旧件全部错发至江苏，需二次中转，预估产生运费</w:t>
      </w:r>
      <w:r>
        <w:rPr>
          <w:rFonts w:hint="eastAsia"/>
          <w:sz w:val="24"/>
          <w:szCs w:val="32"/>
          <w:lang w:val="en-US" w:eastAsia="zh-CN"/>
        </w:rPr>
        <w:t>50</w:t>
      </w:r>
      <w:r>
        <w:rPr>
          <w:rFonts w:hint="eastAsia"/>
          <w:sz w:val="24"/>
          <w:szCs w:val="32"/>
        </w:rPr>
        <w:t>00</w:t>
      </w:r>
      <w:r>
        <w:rPr>
          <w:rFonts w:hint="eastAsia"/>
          <w:sz w:val="24"/>
          <w:szCs w:val="32"/>
          <w:lang w:val="en-US" w:eastAsia="zh-CN"/>
        </w:rPr>
        <w:t>余</w:t>
      </w:r>
      <w:r>
        <w:rPr>
          <w:rFonts w:hint="eastAsia"/>
          <w:sz w:val="24"/>
          <w:szCs w:val="32"/>
        </w:rPr>
        <w:t>元，该费用全部由公司承担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后期从责任人石创工资扣除。</w:t>
      </w:r>
    </w:p>
    <w:p w14:paraId="1370D7B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本次错发严重违反宁德外服操作标准，合作方对我司仓储管控能力完全失去信任，现已停止向本站派发业务工单，造成公司直接经济损失、商业信誉受损、长期业务资源流失。</w:t>
      </w:r>
    </w:p>
    <w:p w14:paraId="0F407A1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你尚处于试用期，在职期间工作主动性差，多次发生物料操作失误，多次收到同事、业务对接方投诉，管理人员多次提醒纠正，工作状态未任何改善，不满足仓库岗位录用标准。</w:t>
      </w:r>
    </w:p>
    <w:p w14:paraId="325BC55E">
      <w:pPr>
        <w:rPr>
          <w:ins w:id="1" w:author="蕾" w:date="2026-06-22T15:04:02Z"/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上述事实有物料聊天记录、物流发货单据、宁德外服沟通记录、运费报价凭证完整佐证。公司已出具书面情况说明并现场向你宣读，同步出示全部客观证据，但你无视客观材料，一味强词夺理、拒不认可自身过错，无正当理由拒绝签字确认，本次沟通全过程录音录像，两名管理人员现场见证。</w:t>
      </w:r>
    </w:p>
    <w:p w14:paraId="3AD93172">
      <w:pPr>
        <w:rPr>
          <w:rFonts w:hint="eastAsia"/>
          <w:sz w:val="24"/>
          <w:szCs w:val="32"/>
        </w:rPr>
      </w:pPr>
    </w:p>
    <w:p w14:paraId="3288718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二、解除法律与合同依据</w:t>
      </w:r>
    </w:p>
    <w:p w14:paraId="759732D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双方《劳动合同》第二十七条第（五）款约定：员工严重失职，造成公司经济损失、损害商业声誉或丢失业务资源，属于对甲方造成重大损害，甲方可单方解除劳动合同，无需支付经济补偿金；</w:t>
      </w:r>
    </w:p>
    <w:p w14:paraId="47790F21">
      <w:pPr>
        <w:rPr>
          <w:ins w:id="2" w:author="蕾" w:date="2026-06-22T15:03:59Z"/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《中华人民共和国劳动合同法》第三十九条第（一）项、第（三）项：劳动者试用期被证明不符合录用条件、严重失职给用人单位造成重大损害的，用人单位可依法解除劳动合同，无需支付经济补偿金、代通知金、赔偿金（N+1）。</w:t>
      </w:r>
    </w:p>
    <w:p w14:paraId="000621BD">
      <w:pPr>
        <w:rPr>
          <w:rFonts w:hint="eastAsia"/>
          <w:sz w:val="24"/>
          <w:szCs w:val="32"/>
        </w:rPr>
      </w:pPr>
    </w:p>
    <w:p w14:paraId="577405D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三、后续相关安排</w:t>
      </w:r>
    </w:p>
    <w:p w14:paraId="4A9A530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双方劳动关系自 2026 年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月</w:t>
      </w:r>
      <w:r>
        <w:rPr>
          <w:rFonts w:hint="eastAsia"/>
          <w:sz w:val="24"/>
          <w:szCs w:val="32"/>
          <w:lang w:val="en-US" w:eastAsia="zh-CN"/>
        </w:rPr>
        <w:t>23</w:t>
      </w:r>
      <w:r>
        <w:rPr>
          <w:rFonts w:hint="eastAsia"/>
          <w:sz w:val="24"/>
          <w:szCs w:val="32"/>
        </w:rPr>
        <w:t>日 正式解除。</w:t>
      </w:r>
    </w:p>
    <w:p w14:paraId="60093BF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请于本通知送达当日完成仓库物料、工具、工作资料全部交接；交接完成后，公司一次性结清你截至解除当日的在岗工资，无任何额外补偿。</w:t>
      </w:r>
    </w:p>
    <w:p w14:paraId="084E6CDD">
      <w:pPr>
        <w:rPr>
          <w:ins w:id="3" w:author="蕾" w:date="2026-06-22T15:04:12Z"/>
          <w:rFonts w:hint="eastAsia"/>
          <w:sz w:val="24"/>
          <w:szCs w:val="32"/>
          <w:u w:val="none"/>
          <w:lang w:val="en-US" w:eastAsia="zh-CN"/>
        </w:rPr>
      </w:pPr>
      <w:ins w:id="4" w:author="WPS_1753321464" w:date="2026-06-18T18:02:21Z">
        <w:r>
          <w:rPr>
            <w:rFonts w:hint="eastAsia"/>
            <w:sz w:val="24"/>
            <w:szCs w:val="32"/>
            <w:lang w:val="en-US" w:eastAsia="zh-CN"/>
          </w:rPr>
          <w:t>就</w:t>
        </w:r>
      </w:ins>
      <w:ins w:id="5" w:author="WPS_1753321464" w:date="2026-06-18T18:02:12Z">
        <w:r>
          <w:rPr>
            <w:rFonts w:hint="eastAsia"/>
            <w:sz w:val="24"/>
            <w:szCs w:val="32"/>
            <w:lang w:val="en-US" w:eastAsia="zh-CN"/>
          </w:rPr>
          <w:t>您</w:t>
        </w:r>
      </w:ins>
      <w:ins w:id="6" w:author="WPS_1753321464" w:date="2026-06-18T18:02:22Z">
        <w:r>
          <w:rPr>
            <w:rFonts w:hint="eastAsia"/>
            <w:sz w:val="24"/>
            <w:szCs w:val="32"/>
            <w:lang w:val="en-US" w:eastAsia="zh-CN"/>
          </w:rPr>
          <w:t>的</w:t>
        </w:r>
      </w:ins>
      <w:ins w:id="7" w:author="WPS_1753321464" w:date="2026-06-18T18:02:25Z">
        <w:r>
          <w:rPr>
            <w:rFonts w:hint="eastAsia"/>
            <w:sz w:val="24"/>
            <w:szCs w:val="32"/>
            <w:lang w:val="en-US" w:eastAsia="zh-CN"/>
          </w:rPr>
          <w:t>失职行为</w:t>
        </w:r>
      </w:ins>
      <w:ins w:id="8" w:author="WPS_1753321464" w:date="2026-06-18T18:02:26Z">
        <w:r>
          <w:rPr>
            <w:rFonts w:hint="eastAsia"/>
            <w:sz w:val="24"/>
            <w:szCs w:val="32"/>
            <w:lang w:val="en-US" w:eastAsia="zh-CN"/>
          </w:rPr>
          <w:t>给</w:t>
        </w:r>
      </w:ins>
      <w:ins w:id="9" w:author="WPS_1753321464" w:date="2026-06-18T18:02:27Z">
        <w:r>
          <w:rPr>
            <w:rFonts w:hint="eastAsia"/>
            <w:sz w:val="24"/>
            <w:szCs w:val="32"/>
            <w:lang w:val="en-US" w:eastAsia="zh-CN"/>
          </w:rPr>
          <w:t>公司造</w:t>
        </w:r>
      </w:ins>
      <w:ins w:id="10" w:author="WPS_1753321464" w:date="2026-06-18T18:02:28Z">
        <w:r>
          <w:rPr>
            <w:rFonts w:hint="eastAsia"/>
            <w:sz w:val="24"/>
            <w:szCs w:val="32"/>
            <w:lang w:val="en-US" w:eastAsia="zh-CN"/>
          </w:rPr>
          <w:t>成的</w:t>
        </w:r>
      </w:ins>
      <w:ins w:id="11" w:author="蕾" w:date="2026-06-22T14:30:07Z">
        <w:r>
          <w:rPr>
            <w:rFonts w:hint="eastAsia"/>
            <w:sz w:val="24"/>
            <w:szCs w:val="32"/>
            <w:lang w:val="en-US" w:eastAsia="zh-CN"/>
          </w:rPr>
          <w:t>直接经济</w:t>
        </w:r>
      </w:ins>
      <w:ins w:id="12" w:author="WPS_1753321464" w:date="2026-06-18T18:02:28Z">
        <w:r>
          <w:rPr>
            <w:rFonts w:hint="eastAsia"/>
            <w:sz w:val="24"/>
            <w:szCs w:val="32"/>
            <w:lang w:val="en-US" w:eastAsia="zh-CN"/>
          </w:rPr>
          <w:t>损失</w:t>
        </w:r>
      </w:ins>
      <w:ins w:id="13" w:author="WPS_1753321464" w:date="2026-06-18T18:02:31Z">
        <w:r>
          <w:rPr>
            <w:rFonts w:hint="eastAsia"/>
            <w:sz w:val="24"/>
            <w:szCs w:val="32"/>
            <w:u w:val="single"/>
            <w:lang w:val="en-US" w:eastAsia="zh-CN"/>
          </w:rPr>
          <w:t xml:space="preserve"> </w:t>
        </w:r>
      </w:ins>
      <w:ins w:id="14" w:author="蕾" w:date="2026-06-22T14:30:10Z">
        <w:r>
          <w:rPr>
            <w:rFonts w:hint="eastAsia"/>
            <w:sz w:val="24"/>
            <w:szCs w:val="32"/>
            <w:u w:val="single"/>
            <w:lang w:val="en-US" w:eastAsia="zh-CN"/>
          </w:rPr>
          <w:t>5000</w:t>
        </w:r>
      </w:ins>
      <w:ins w:id="15" w:author="WPS_1753321464" w:date="2026-06-18T18:02:31Z">
        <w:del w:id="16" w:author="蕾" w:date="2026-06-22T14:30:13Z">
          <w:r>
            <w:rPr>
              <w:rFonts w:hint="eastAsia"/>
              <w:sz w:val="24"/>
              <w:szCs w:val="32"/>
              <w:u w:val="single"/>
              <w:lang w:val="en-US" w:eastAsia="zh-CN"/>
            </w:rPr>
            <w:delText xml:space="preserve">  </w:delText>
          </w:r>
        </w:del>
      </w:ins>
      <w:ins w:id="17" w:author="WPS_1753321464" w:date="2026-06-18T18:02:32Z">
        <w:del w:id="18" w:author="蕾" w:date="2026-06-22T14:30:13Z">
          <w:r>
            <w:rPr>
              <w:rFonts w:hint="eastAsia"/>
              <w:sz w:val="24"/>
              <w:szCs w:val="32"/>
              <w:u w:val="single"/>
              <w:lang w:val="en-US" w:eastAsia="zh-CN"/>
            </w:rPr>
            <w:delText xml:space="preserve">   </w:delText>
          </w:r>
        </w:del>
      </w:ins>
      <w:ins w:id="19" w:author="WPS_1753321464" w:date="2026-06-18T18:02:34Z">
        <w:r>
          <w:rPr>
            <w:rFonts w:hint="eastAsia"/>
            <w:sz w:val="24"/>
            <w:szCs w:val="32"/>
            <w:u w:val="none"/>
            <w:lang w:val="en-US" w:eastAsia="zh-CN"/>
            <w:rPrChange w:id="20" w:author="WPS_1753321464" w:date="2026-06-18T18:02:40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元；</w:t>
        </w:r>
      </w:ins>
      <w:ins w:id="21" w:author="WPS_1753321464" w:date="2026-06-18T18:02:42Z">
        <w:r>
          <w:rPr>
            <w:rFonts w:hint="eastAsia"/>
            <w:sz w:val="24"/>
            <w:szCs w:val="32"/>
            <w:u w:val="none"/>
            <w:lang w:val="en-US" w:eastAsia="zh-CN"/>
          </w:rPr>
          <w:t>本公司</w:t>
        </w:r>
      </w:ins>
      <w:ins w:id="22" w:author="WPS_1753321464" w:date="2026-06-18T18:02:43Z">
        <w:r>
          <w:rPr>
            <w:rFonts w:hint="eastAsia"/>
            <w:sz w:val="24"/>
            <w:szCs w:val="32"/>
            <w:u w:val="none"/>
            <w:lang w:val="en-US" w:eastAsia="zh-CN"/>
          </w:rPr>
          <w:t>依据《</w:t>
        </w:r>
      </w:ins>
      <w:ins w:id="23" w:author="WPS_1753321464" w:date="2026-06-18T18:03:38Z">
        <w:r>
          <w:rPr>
            <w:rFonts w:hint="eastAsia"/>
            <w:sz w:val="24"/>
            <w:szCs w:val="32"/>
            <w:u w:val="none"/>
            <w:lang w:val="en-US" w:eastAsia="zh-CN"/>
          </w:rPr>
          <w:t>工资</w:t>
        </w:r>
      </w:ins>
      <w:ins w:id="24" w:author="WPS_1753321464" w:date="2026-06-18T18:03:40Z">
        <w:r>
          <w:rPr>
            <w:rFonts w:hint="eastAsia"/>
            <w:sz w:val="24"/>
            <w:szCs w:val="32"/>
            <w:u w:val="none"/>
            <w:lang w:val="en-US" w:eastAsia="zh-CN"/>
          </w:rPr>
          <w:t>支付</w:t>
        </w:r>
      </w:ins>
      <w:ins w:id="25" w:author="WPS_1753321464" w:date="2026-06-18T18:03:41Z">
        <w:r>
          <w:rPr>
            <w:rFonts w:hint="eastAsia"/>
            <w:sz w:val="24"/>
            <w:szCs w:val="32"/>
            <w:u w:val="none"/>
            <w:lang w:val="en-US" w:eastAsia="zh-CN"/>
          </w:rPr>
          <w:t>暂行</w:t>
        </w:r>
      </w:ins>
      <w:ins w:id="26" w:author="WPS_1753321464" w:date="2026-06-18T18:03:42Z">
        <w:r>
          <w:rPr>
            <w:rFonts w:hint="eastAsia"/>
            <w:sz w:val="24"/>
            <w:szCs w:val="32"/>
            <w:u w:val="none"/>
            <w:lang w:val="en-US" w:eastAsia="zh-CN"/>
          </w:rPr>
          <w:t>规定</w:t>
        </w:r>
      </w:ins>
      <w:ins w:id="27" w:author="WPS_1753321464" w:date="2026-06-18T18:02:43Z">
        <w:r>
          <w:rPr>
            <w:rFonts w:hint="eastAsia"/>
            <w:sz w:val="24"/>
            <w:szCs w:val="32"/>
            <w:u w:val="none"/>
            <w:lang w:val="en-US" w:eastAsia="zh-CN"/>
          </w:rPr>
          <w:t>》</w:t>
        </w:r>
      </w:ins>
      <w:ins w:id="28" w:author="WPS_1753321464" w:date="2026-06-18T18:03:43Z">
        <w:r>
          <w:rPr>
            <w:rFonts w:hint="eastAsia"/>
            <w:sz w:val="24"/>
            <w:szCs w:val="32"/>
            <w:u w:val="none"/>
            <w:lang w:val="en-US" w:eastAsia="zh-CN"/>
          </w:rPr>
          <w:t>及</w:t>
        </w:r>
      </w:ins>
      <w:ins w:id="29" w:author="WPS_1753321464" w:date="2026-06-18T18:03:56Z">
        <w:r>
          <w:rPr>
            <w:rFonts w:hint="eastAsia"/>
            <w:sz w:val="24"/>
            <w:szCs w:val="32"/>
            <w:u w:val="none"/>
            <w:lang w:val="en-US" w:eastAsia="zh-CN"/>
          </w:rPr>
          <w:t>《</w:t>
        </w:r>
      </w:ins>
      <w:ins w:id="30" w:author="WPS_1753321464" w:date="2026-06-18T18:03:58Z">
        <w:r>
          <w:rPr>
            <w:rFonts w:hint="eastAsia"/>
            <w:sz w:val="24"/>
            <w:szCs w:val="32"/>
            <w:u w:val="none"/>
            <w:lang w:val="en-US" w:eastAsia="zh-CN"/>
          </w:rPr>
          <w:t>劳动</w:t>
        </w:r>
      </w:ins>
      <w:ins w:id="31" w:author="WPS_1753321464" w:date="2026-06-18T18:03:59Z">
        <w:r>
          <w:rPr>
            <w:rFonts w:hint="eastAsia"/>
            <w:sz w:val="24"/>
            <w:szCs w:val="32"/>
            <w:u w:val="none"/>
            <w:lang w:val="en-US" w:eastAsia="zh-CN"/>
          </w:rPr>
          <w:t>合同书</w:t>
        </w:r>
      </w:ins>
      <w:ins w:id="32" w:author="WPS_1753321464" w:date="2026-06-18T18:03:56Z">
        <w:r>
          <w:rPr>
            <w:rFonts w:hint="eastAsia"/>
            <w:sz w:val="24"/>
            <w:szCs w:val="32"/>
            <w:u w:val="none"/>
            <w:lang w:val="en-US" w:eastAsia="zh-CN"/>
          </w:rPr>
          <w:t>》</w:t>
        </w:r>
      </w:ins>
      <w:ins w:id="33" w:author="WPS_1753321464" w:date="2026-06-18T18:04:04Z">
        <w:r>
          <w:rPr>
            <w:rFonts w:hint="eastAsia"/>
            <w:sz w:val="24"/>
            <w:szCs w:val="32"/>
            <w:u w:val="none"/>
            <w:lang w:val="en-US" w:eastAsia="zh-CN"/>
          </w:rPr>
          <w:t>第</w:t>
        </w:r>
      </w:ins>
      <w:ins w:id="34" w:author="WPS_1753321464" w:date="2026-06-18T18:04:07Z">
        <w:r>
          <w:rPr>
            <w:rFonts w:hint="eastAsia"/>
            <w:sz w:val="24"/>
            <w:szCs w:val="32"/>
            <w:u w:val="none"/>
            <w:lang w:val="en-US" w:eastAsia="zh-CN"/>
          </w:rPr>
          <w:t>五十条</w:t>
        </w:r>
      </w:ins>
      <w:ins w:id="35" w:author="WPS_1753321464" w:date="2026-06-18T18:04:09Z">
        <w:r>
          <w:rPr>
            <w:rFonts w:hint="eastAsia"/>
            <w:sz w:val="24"/>
            <w:szCs w:val="32"/>
            <w:u w:val="none"/>
            <w:lang w:val="en-US" w:eastAsia="zh-CN"/>
          </w:rPr>
          <w:t>之</w:t>
        </w:r>
      </w:ins>
      <w:ins w:id="36" w:author="WPS_1753321464" w:date="2026-06-18T18:04:10Z">
        <w:r>
          <w:rPr>
            <w:rFonts w:hint="eastAsia"/>
            <w:sz w:val="24"/>
            <w:szCs w:val="32"/>
            <w:u w:val="none"/>
            <w:lang w:val="en-US" w:eastAsia="zh-CN"/>
          </w:rPr>
          <w:t>规定，</w:t>
        </w:r>
      </w:ins>
      <w:ins w:id="37" w:author="WPS_1753321464" w:date="2026-06-18T18:05:42Z">
        <w:r>
          <w:rPr>
            <w:rFonts w:hint="eastAsia"/>
            <w:sz w:val="24"/>
            <w:szCs w:val="32"/>
            <w:u w:val="none"/>
            <w:lang w:val="en-US" w:eastAsia="zh-CN"/>
          </w:rPr>
          <w:t>公司</w:t>
        </w:r>
      </w:ins>
      <w:ins w:id="38" w:author="WPS_1753321464" w:date="2026-06-18T18:05:43Z">
        <w:r>
          <w:rPr>
            <w:rFonts w:hint="eastAsia"/>
            <w:sz w:val="24"/>
            <w:szCs w:val="32"/>
            <w:u w:val="none"/>
            <w:lang w:val="en-US" w:eastAsia="zh-CN"/>
          </w:rPr>
          <w:t>依法</w:t>
        </w:r>
      </w:ins>
      <w:ins w:id="39" w:author="WPS_1753321464" w:date="2026-06-18T18:05:44Z">
        <w:r>
          <w:rPr>
            <w:rFonts w:hint="eastAsia"/>
            <w:sz w:val="24"/>
            <w:szCs w:val="32"/>
            <w:u w:val="none"/>
            <w:lang w:val="en-US" w:eastAsia="zh-CN"/>
          </w:rPr>
          <w:t>扣除</w:t>
        </w:r>
      </w:ins>
      <w:ins w:id="40" w:author="WPS_1753321464" w:date="2026-06-18T18:06:16Z">
        <w:r>
          <w:rPr>
            <w:rFonts w:hint="eastAsia"/>
            <w:sz w:val="24"/>
            <w:szCs w:val="32"/>
            <w:u w:val="single"/>
            <w:lang w:val="en-US" w:eastAsia="zh-CN"/>
          </w:rPr>
          <w:t xml:space="preserve"> </w:t>
        </w:r>
      </w:ins>
      <w:ins w:id="41" w:author="蕾" w:date="2026-06-22T15:00:21Z">
        <w:r>
          <w:rPr>
            <w:rFonts w:hint="eastAsia"/>
            <w:sz w:val="24"/>
            <w:szCs w:val="32"/>
            <w:u w:val="single"/>
            <w:lang w:val="en-US" w:eastAsia="zh-CN"/>
          </w:rPr>
          <w:t>1132.</w:t>
        </w:r>
      </w:ins>
      <w:ins w:id="42" w:author="蕾" w:date="2026-06-22T15:00:22Z">
        <w:r>
          <w:rPr>
            <w:rFonts w:hint="eastAsia"/>
            <w:sz w:val="24"/>
            <w:szCs w:val="32"/>
            <w:u w:val="single"/>
            <w:lang w:val="en-US" w:eastAsia="zh-CN"/>
          </w:rPr>
          <w:t>00</w:t>
        </w:r>
      </w:ins>
      <w:ins w:id="43" w:author="WPS_1753321464" w:date="2026-06-18T18:06:16Z">
        <w:r>
          <w:rPr>
            <w:rFonts w:hint="eastAsia"/>
            <w:sz w:val="24"/>
            <w:szCs w:val="32"/>
            <w:u w:val="single"/>
            <w:lang w:val="en-US" w:eastAsia="zh-CN"/>
          </w:rPr>
          <w:t xml:space="preserve"> </w:t>
        </w:r>
      </w:ins>
      <w:ins w:id="44" w:author="WPS_1753321464" w:date="2026-06-18T18:06:17Z">
        <w:del w:id="45" w:author="蕾" w:date="2026-06-22T15:00:25Z">
          <w:r>
            <w:rPr>
              <w:rFonts w:hint="eastAsia"/>
              <w:sz w:val="24"/>
              <w:szCs w:val="32"/>
              <w:u w:val="single"/>
              <w:lang w:val="en-US" w:eastAsia="zh-CN"/>
            </w:rPr>
            <w:delText xml:space="preserve">   </w:delText>
          </w:r>
        </w:del>
      </w:ins>
      <w:ins w:id="46" w:author="WPS_1753321464" w:date="2026-06-18T18:06:19Z">
        <w:r>
          <w:rPr>
            <w:rFonts w:hint="eastAsia"/>
            <w:sz w:val="24"/>
            <w:szCs w:val="32"/>
            <w:u w:val="none"/>
            <w:lang w:val="en-US" w:eastAsia="zh-CN"/>
            <w:rPrChange w:id="47" w:author="WPS_1753321464" w:date="2026-06-18T18:06:31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元</w:t>
        </w:r>
      </w:ins>
      <w:ins w:id="48" w:author="WPS_1753321464" w:date="2026-06-18T18:06:20Z">
        <w:r>
          <w:rPr>
            <w:rFonts w:hint="eastAsia"/>
            <w:sz w:val="24"/>
            <w:szCs w:val="32"/>
            <w:u w:val="none"/>
            <w:lang w:val="en-US" w:eastAsia="zh-CN"/>
            <w:rPrChange w:id="49" w:author="WPS_1753321464" w:date="2026-06-18T18:06:31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；</w:t>
        </w:r>
      </w:ins>
      <w:ins w:id="50" w:author="WPS_1753321464" w:date="2026-06-18T18:06:34Z">
        <w:r>
          <w:rPr>
            <w:rFonts w:hint="eastAsia"/>
            <w:sz w:val="24"/>
            <w:szCs w:val="32"/>
            <w:u w:val="none"/>
            <w:lang w:val="en-US" w:eastAsia="zh-CN"/>
          </w:rPr>
          <w:t>剩余</w:t>
        </w:r>
      </w:ins>
      <w:ins w:id="51" w:author="WPS_1753321464" w:date="2026-06-18T18:06:39Z">
        <w:r>
          <w:rPr>
            <w:rFonts w:hint="eastAsia"/>
            <w:sz w:val="24"/>
            <w:szCs w:val="32"/>
            <w:u w:val="none"/>
            <w:lang w:val="en-US" w:eastAsia="zh-CN"/>
          </w:rPr>
          <w:t>损失</w:t>
        </w:r>
      </w:ins>
      <w:ins w:id="52" w:author="WPS_1753321464" w:date="2026-06-18T18:06:42Z">
        <w:r>
          <w:rPr>
            <w:rFonts w:hint="eastAsia"/>
            <w:sz w:val="24"/>
            <w:szCs w:val="32"/>
            <w:u w:val="single"/>
            <w:lang w:val="en-US" w:eastAsia="zh-CN"/>
          </w:rPr>
          <w:t xml:space="preserve"> </w:t>
        </w:r>
      </w:ins>
      <w:ins w:id="53" w:author="蕾" w:date="2026-06-22T15:00:52Z">
        <w:r>
          <w:rPr>
            <w:rFonts w:hint="eastAsia"/>
            <w:sz w:val="24"/>
            <w:szCs w:val="32"/>
            <w:u w:val="single"/>
            <w:lang w:val="en-US" w:eastAsia="zh-CN"/>
          </w:rPr>
          <w:t>3</w:t>
        </w:r>
      </w:ins>
      <w:ins w:id="54" w:author="蕾" w:date="2026-06-22T15:00:53Z">
        <w:r>
          <w:rPr>
            <w:rFonts w:hint="eastAsia"/>
            <w:sz w:val="24"/>
            <w:szCs w:val="32"/>
            <w:u w:val="single"/>
            <w:lang w:val="en-US" w:eastAsia="zh-CN"/>
          </w:rPr>
          <w:t>868.</w:t>
        </w:r>
      </w:ins>
      <w:ins w:id="55" w:author="蕾" w:date="2026-06-22T15:00:54Z">
        <w:r>
          <w:rPr>
            <w:rFonts w:hint="eastAsia"/>
            <w:sz w:val="24"/>
            <w:szCs w:val="32"/>
            <w:u w:val="single"/>
            <w:lang w:val="en-US" w:eastAsia="zh-CN"/>
          </w:rPr>
          <w:t>00</w:t>
        </w:r>
      </w:ins>
      <w:ins w:id="56" w:author="WPS_1753321464" w:date="2026-06-18T18:06:42Z">
        <w:r>
          <w:rPr>
            <w:rFonts w:hint="eastAsia"/>
            <w:sz w:val="24"/>
            <w:szCs w:val="32"/>
            <w:u w:val="single"/>
            <w:lang w:val="en-US" w:eastAsia="zh-CN"/>
          </w:rPr>
          <w:t xml:space="preserve">  </w:t>
        </w:r>
      </w:ins>
      <w:ins w:id="57" w:author="WPS_1753321464" w:date="2026-06-18T18:06:42Z">
        <w:del w:id="58" w:author="蕾" w:date="2026-06-22T15:00:57Z">
          <w:r>
            <w:rPr>
              <w:rFonts w:hint="eastAsia"/>
              <w:sz w:val="24"/>
              <w:szCs w:val="32"/>
              <w:u w:val="single"/>
              <w:lang w:val="en-US" w:eastAsia="zh-CN"/>
            </w:rPr>
            <w:delText xml:space="preserve"> </w:delText>
          </w:r>
        </w:del>
      </w:ins>
      <w:ins w:id="59" w:author="WPS_1753321464" w:date="2026-06-18T18:06:43Z">
        <w:del w:id="60" w:author="蕾" w:date="2026-06-22T15:00:57Z">
          <w:r>
            <w:rPr>
              <w:rFonts w:hint="eastAsia"/>
              <w:sz w:val="24"/>
              <w:szCs w:val="32"/>
              <w:u w:val="single"/>
              <w:lang w:val="en-US" w:eastAsia="zh-CN"/>
            </w:rPr>
            <w:delText xml:space="preserve"> </w:delText>
          </w:r>
        </w:del>
      </w:ins>
      <w:ins w:id="61" w:author="WPS_1753321464" w:date="2026-06-18T18:06:45Z">
        <w:r>
          <w:rPr>
            <w:rFonts w:hint="eastAsia"/>
            <w:sz w:val="24"/>
            <w:szCs w:val="32"/>
            <w:u w:val="none"/>
            <w:lang w:val="en-US" w:eastAsia="zh-CN"/>
            <w:rPrChange w:id="62" w:author="WPS_1753321464" w:date="2026-06-18T18:06:50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元</w:t>
        </w:r>
      </w:ins>
      <w:ins w:id="63" w:author="WPS_1753321464" w:date="2026-06-18T18:06:45Z">
        <w:del w:id="64" w:author="蕾" w:date="2026-06-22T15:00:59Z">
          <w:r>
            <w:rPr>
              <w:rFonts w:hint="eastAsia"/>
              <w:sz w:val="24"/>
              <w:szCs w:val="32"/>
              <w:u w:val="none"/>
              <w:lang w:val="en-US" w:eastAsia="zh-CN"/>
              <w:rPrChange w:id="65" w:author="蕾" w:date="2026-06-22T15:01:03Z">
                <w:rPr>
                  <w:rFonts w:hint="eastAsia"/>
                  <w:sz w:val="24"/>
                  <w:szCs w:val="32"/>
                  <w:u w:val="single"/>
                  <w:lang w:val="en-US" w:eastAsia="zh-CN"/>
                </w:rPr>
              </w:rPrChange>
            </w:rPr>
            <w:delText>；</w:delText>
          </w:r>
        </w:del>
      </w:ins>
      <w:ins w:id="68" w:author="蕾" w:date="2026-06-22T15:00:59Z">
        <w:r>
          <w:rPr>
            <w:rFonts w:hint="eastAsia"/>
            <w:sz w:val="24"/>
            <w:szCs w:val="32"/>
            <w:u w:val="none"/>
            <w:lang w:val="en-US" w:eastAsia="zh-CN"/>
            <w:rPrChange w:id="69" w:author="蕾" w:date="2026-06-22T15:01:03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；</w:t>
        </w:r>
      </w:ins>
      <w:ins w:id="71" w:author="WPS_1753321464" w:date="2026-06-18T18:07:11Z">
        <w:r>
          <w:rPr>
            <w:rFonts w:hint="eastAsia"/>
            <w:sz w:val="24"/>
            <w:szCs w:val="32"/>
            <w:u w:val="none"/>
            <w:lang w:val="en-US" w:eastAsia="zh-CN"/>
            <w:rPrChange w:id="72" w:author="蕾" w:date="2026-06-22T14:42:23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请您</w:t>
        </w:r>
      </w:ins>
      <w:ins w:id="74" w:author="WPS_1753321464" w:date="2026-06-18T18:07:13Z">
        <w:r>
          <w:rPr>
            <w:rFonts w:hint="eastAsia"/>
            <w:sz w:val="24"/>
            <w:szCs w:val="32"/>
            <w:u w:val="none"/>
            <w:lang w:val="en-US" w:eastAsia="zh-CN"/>
            <w:rPrChange w:id="75" w:author="蕾" w:date="2026-06-22T14:42:23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于</w:t>
        </w:r>
      </w:ins>
      <w:ins w:id="77" w:author="WPS_1753321464" w:date="2026-06-18T18:09:08Z">
        <w:r>
          <w:rPr>
            <w:rFonts w:hint="eastAsia"/>
            <w:sz w:val="24"/>
            <w:szCs w:val="32"/>
            <w:u w:val="none"/>
            <w:lang w:val="en-US" w:eastAsia="zh-CN"/>
            <w:rPrChange w:id="78" w:author="蕾" w:date="2026-06-22T14:42:23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离职</w:t>
        </w:r>
      </w:ins>
      <w:ins w:id="80" w:author="WPS_1753321464" w:date="2026-06-18T18:09:01Z">
        <w:r>
          <w:rPr>
            <w:rFonts w:hint="eastAsia"/>
            <w:sz w:val="24"/>
            <w:szCs w:val="32"/>
            <w:u w:val="none"/>
            <w:lang w:val="en-US" w:eastAsia="zh-CN"/>
            <w:rPrChange w:id="81" w:author="蕾" w:date="2026-06-22T14:42:23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当日</w:t>
        </w:r>
      </w:ins>
      <w:ins w:id="83" w:author="蕾" w:date="2026-06-22T14:42:05Z">
        <w:r>
          <w:rPr>
            <w:rFonts w:hint="eastAsia"/>
            <w:sz w:val="24"/>
            <w:szCs w:val="32"/>
            <w:u w:val="none"/>
            <w:lang w:val="en-US" w:eastAsia="zh-CN"/>
            <w:rPrChange w:id="84" w:author="蕾" w:date="2026-06-22T14:42:23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即</w:t>
        </w:r>
      </w:ins>
      <w:ins w:id="86" w:author="蕾" w:date="2026-06-22T14:42:06Z">
        <w:r>
          <w:rPr>
            <w:rFonts w:hint="eastAsia"/>
            <w:sz w:val="24"/>
            <w:szCs w:val="32"/>
            <w:u w:val="single"/>
            <w:lang w:val="en-US" w:eastAsia="zh-CN"/>
          </w:rPr>
          <w:t>2</w:t>
        </w:r>
      </w:ins>
      <w:ins w:id="87" w:author="蕾" w:date="2026-06-22T14:42:07Z">
        <w:r>
          <w:rPr>
            <w:rFonts w:hint="eastAsia"/>
            <w:sz w:val="24"/>
            <w:szCs w:val="32"/>
            <w:u w:val="single"/>
            <w:lang w:val="en-US" w:eastAsia="zh-CN"/>
          </w:rPr>
          <w:t>026</w:t>
        </w:r>
      </w:ins>
      <w:ins w:id="88" w:author="蕾" w:date="2026-06-22T14:42:11Z">
        <w:r>
          <w:rPr>
            <w:rFonts w:hint="eastAsia"/>
            <w:sz w:val="24"/>
            <w:szCs w:val="32"/>
            <w:u w:val="none"/>
            <w:lang w:val="en-US" w:eastAsia="zh-CN"/>
            <w:rPrChange w:id="89" w:author="蕾" w:date="2026-06-22T14:42:27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年</w:t>
        </w:r>
      </w:ins>
      <w:ins w:id="91" w:author="蕾" w:date="2026-06-22T14:42:11Z">
        <w:r>
          <w:rPr>
            <w:rFonts w:hint="eastAsia"/>
            <w:sz w:val="24"/>
            <w:szCs w:val="32"/>
            <w:u w:val="single"/>
            <w:lang w:val="en-US" w:eastAsia="zh-CN"/>
          </w:rPr>
          <w:t>6</w:t>
        </w:r>
      </w:ins>
      <w:ins w:id="92" w:author="蕾" w:date="2026-06-22T14:42:12Z">
        <w:r>
          <w:rPr>
            <w:rFonts w:hint="eastAsia"/>
            <w:sz w:val="24"/>
            <w:szCs w:val="32"/>
            <w:u w:val="none"/>
            <w:lang w:val="en-US" w:eastAsia="zh-CN"/>
            <w:rPrChange w:id="93" w:author="蕾" w:date="2026-06-22T14:42:31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月</w:t>
        </w:r>
      </w:ins>
      <w:ins w:id="95" w:author="蕾" w:date="2026-06-22T14:42:13Z">
        <w:r>
          <w:rPr>
            <w:rFonts w:hint="eastAsia"/>
            <w:sz w:val="24"/>
            <w:szCs w:val="32"/>
            <w:u w:val="single"/>
            <w:lang w:val="en-US" w:eastAsia="zh-CN"/>
          </w:rPr>
          <w:t>23</w:t>
        </w:r>
      </w:ins>
      <w:ins w:id="96" w:author="蕾" w:date="2026-06-22T14:42:14Z">
        <w:r>
          <w:rPr>
            <w:rFonts w:hint="eastAsia"/>
            <w:sz w:val="24"/>
            <w:szCs w:val="32"/>
            <w:u w:val="none"/>
            <w:lang w:val="en-US" w:eastAsia="zh-CN"/>
            <w:rPrChange w:id="97" w:author="蕾" w:date="2026-06-22T14:42:34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日</w:t>
        </w:r>
      </w:ins>
      <w:ins w:id="99" w:author="WPS_1753321464" w:date="2026-06-18T18:07:23Z">
        <w:r>
          <w:rPr>
            <w:rFonts w:hint="eastAsia"/>
            <w:sz w:val="24"/>
            <w:szCs w:val="32"/>
            <w:u w:val="none"/>
            <w:lang w:val="en-US" w:eastAsia="zh-CN"/>
          </w:rPr>
          <w:t>，</w:t>
        </w:r>
      </w:ins>
      <w:ins w:id="100" w:author="WPS_1753321464" w:date="2026-06-18T18:07:25Z">
        <w:r>
          <w:rPr>
            <w:rFonts w:hint="eastAsia"/>
            <w:sz w:val="24"/>
            <w:szCs w:val="32"/>
            <w:u w:val="none"/>
            <w:lang w:val="en-US" w:eastAsia="zh-CN"/>
          </w:rPr>
          <w:t>将</w:t>
        </w:r>
      </w:ins>
      <w:ins w:id="101" w:author="WPS_1753321464" w:date="2026-06-18T18:07:26Z">
        <w:r>
          <w:rPr>
            <w:rFonts w:hint="eastAsia"/>
            <w:sz w:val="24"/>
            <w:szCs w:val="32"/>
            <w:u w:val="none"/>
            <w:lang w:val="en-US" w:eastAsia="zh-CN"/>
          </w:rPr>
          <w:t>上述</w:t>
        </w:r>
      </w:ins>
      <w:ins w:id="102" w:author="WPS_1753321464" w:date="2026-06-18T18:07:27Z">
        <w:r>
          <w:rPr>
            <w:rFonts w:hint="eastAsia"/>
            <w:sz w:val="24"/>
            <w:szCs w:val="32"/>
            <w:u w:val="none"/>
            <w:lang w:val="en-US" w:eastAsia="zh-CN"/>
          </w:rPr>
          <w:t>款项</w:t>
        </w:r>
      </w:ins>
      <w:ins w:id="103" w:author="WPS_1753321464" w:date="2026-06-18T18:07:28Z">
        <w:r>
          <w:rPr>
            <w:rFonts w:hint="eastAsia"/>
            <w:sz w:val="24"/>
            <w:szCs w:val="32"/>
            <w:u w:val="none"/>
            <w:lang w:val="en-US" w:eastAsia="zh-CN"/>
          </w:rPr>
          <w:t>打入</w:t>
        </w:r>
      </w:ins>
      <w:ins w:id="104" w:author="WPS_1753321464" w:date="2026-06-18T18:07:29Z">
        <w:r>
          <w:rPr>
            <w:rFonts w:hint="eastAsia"/>
            <w:sz w:val="24"/>
            <w:szCs w:val="32"/>
            <w:u w:val="none"/>
            <w:lang w:val="en-US" w:eastAsia="zh-CN"/>
          </w:rPr>
          <w:t>我公司</w:t>
        </w:r>
      </w:ins>
      <w:ins w:id="105" w:author="WPS_1753321464" w:date="2026-06-18T18:07:30Z">
        <w:r>
          <w:rPr>
            <w:rFonts w:hint="eastAsia"/>
            <w:sz w:val="24"/>
            <w:szCs w:val="32"/>
            <w:u w:val="none"/>
            <w:lang w:val="en-US" w:eastAsia="zh-CN"/>
          </w:rPr>
          <w:t>指定的</w:t>
        </w:r>
      </w:ins>
      <w:ins w:id="106" w:author="WPS_1753321464" w:date="2026-06-18T18:07:32Z">
        <w:r>
          <w:rPr>
            <w:rFonts w:hint="eastAsia"/>
            <w:sz w:val="24"/>
            <w:szCs w:val="32"/>
            <w:u w:val="none"/>
            <w:lang w:val="en-US" w:eastAsia="zh-CN"/>
          </w:rPr>
          <w:t>账户</w:t>
        </w:r>
      </w:ins>
      <w:ins w:id="107" w:author="蕾" w:date="2026-06-22T15:03:53Z">
        <w:r>
          <w:rPr>
            <w:rFonts w:hint="eastAsia"/>
            <w:sz w:val="24"/>
            <w:szCs w:val="32"/>
            <w:u w:val="none"/>
            <w:lang w:val="en-US" w:eastAsia="zh-CN"/>
          </w:rPr>
          <w:t>：</w:t>
        </w:r>
      </w:ins>
    </w:p>
    <w:p w14:paraId="793A7681">
      <w:pPr>
        <w:rPr>
          <w:ins w:id="108" w:author="WPS_1753321464" w:date="2026-06-18T18:09:27Z"/>
          <w:rFonts w:hint="eastAsia"/>
          <w:sz w:val="24"/>
          <w:szCs w:val="32"/>
          <w:u w:val="none"/>
          <w:lang w:val="en-US" w:eastAsia="zh-CN"/>
        </w:rPr>
      </w:pPr>
      <w:ins w:id="109" w:author="WPS_1753321464" w:date="2026-06-18T18:09:27Z">
        <w:del w:id="110" w:author="蕾" w:date="2026-06-22T15:03:52Z">
          <w:r>
            <w:rPr>
              <w:rFonts w:hint="eastAsia"/>
              <w:sz w:val="24"/>
              <w:szCs w:val="32"/>
              <w:u w:val="none"/>
              <w:lang w:val="en-US" w:eastAsia="zh-CN"/>
            </w:rPr>
            <w:delText>。</w:delText>
          </w:r>
        </w:del>
      </w:ins>
    </w:p>
    <w:p w14:paraId="16E7A2D8">
      <w:pPr>
        <w:keepNext w:val="0"/>
        <w:keepLines w:val="0"/>
        <w:widowControl/>
        <w:suppressLineNumbers w:val="0"/>
        <w:jc w:val="left"/>
        <w:rPr>
          <w:ins w:id="111" w:author="WPS_1753321464" w:date="2026-06-18T18:09:36Z"/>
          <w:rFonts w:ascii="宋体" w:hAnsi="宋体" w:eastAsia="宋体" w:cs="宋体"/>
          <w:color w:val="888888"/>
          <w:kern w:val="0"/>
          <w:sz w:val="22"/>
          <w:szCs w:val="22"/>
          <w:u w:val="single"/>
          <w:lang w:val="en-US" w:eastAsia="zh-CN" w:bidi="ar"/>
        </w:rPr>
      </w:pPr>
      <w:ins w:id="112" w:author="WPS_1753321464" w:date="2026-06-18T18:09:28Z">
        <w:r>
          <w:rPr>
            <w:rFonts w:hint="eastAsia" w:asciiTheme="minorHAnsi" w:hAnsiTheme="minorHAnsi" w:eastAsiaTheme="minorEastAsia" w:cstheme="minorBidi"/>
            <w:kern w:val="2"/>
            <w:sz w:val="24"/>
            <w:szCs w:val="32"/>
            <w:u w:val="none"/>
            <w:lang w:val="en-US" w:eastAsia="zh-CN" w:bidi="ar"/>
            <w:rPrChange w:id="113" w:author="蕾" w:date="2026-06-22T15:01:43Z">
              <w:rPr>
                <w:rFonts w:ascii="宋体" w:hAnsi="宋体" w:eastAsia="宋体" w:cs="宋体"/>
                <w:color w:val="888888"/>
                <w:kern w:val="0"/>
                <w:sz w:val="22"/>
                <w:szCs w:val="22"/>
                <w:lang w:val="en-US" w:eastAsia="zh-CN" w:bidi="ar"/>
              </w:rPr>
            </w:rPrChange>
          </w:rPr>
          <w:t>户名</w:t>
        </w:r>
      </w:ins>
      <w:ins w:id="115" w:author="WPS_1753321464" w:date="2026-06-18T18:09:28Z">
        <w:r>
          <w:rPr>
            <w:rFonts w:hint="eastAsia" w:asciiTheme="minorHAnsi" w:hAnsiTheme="minorHAnsi" w:eastAsiaTheme="minorEastAsia" w:cstheme="minorBidi"/>
            <w:kern w:val="2"/>
            <w:sz w:val="24"/>
            <w:szCs w:val="32"/>
            <w:u w:val="none"/>
            <w:lang w:val="en-US" w:eastAsia="zh-CN" w:bidi="ar"/>
            <w:rPrChange w:id="116" w:author="蕾" w:date="2026-06-22T15:01:43Z">
              <w:rPr>
                <w:rFonts w:ascii="宋体" w:hAnsi="宋体" w:eastAsia="宋体" w:cs="宋体"/>
                <w:color w:val="888888"/>
                <w:kern w:val="0"/>
                <w:sz w:val="22"/>
                <w:szCs w:val="22"/>
                <w:lang w:val="en-US" w:eastAsia="zh-CN" w:bidi="ar"/>
              </w:rPr>
            </w:rPrChange>
          </w:rPr>
          <w:t>：</w:t>
        </w:r>
      </w:ins>
      <w:ins w:id="118" w:author="蕾" w:date="2026-06-22T15:01:13Z">
        <w:r>
          <w:rPr>
            <w:rFonts w:hint="eastAsia" w:asciiTheme="minorHAnsi" w:hAnsiTheme="minorHAnsi" w:eastAsiaTheme="minorEastAsia" w:cstheme="minorBidi"/>
            <w:kern w:val="2"/>
            <w:sz w:val="24"/>
            <w:szCs w:val="32"/>
            <w:u w:val="single"/>
            <w:lang w:val="en-US" w:eastAsia="zh-CN" w:bidi="ar"/>
            <w:rPrChange w:id="119" w:author="蕾" w:date="2026-06-22T15:02:14Z">
              <w:rPr>
                <w:rFonts w:hint="eastAsia" w:ascii="宋体" w:hAnsi="宋体" w:eastAsia="宋体" w:cs="宋体"/>
                <w:color w:val="888888"/>
                <w:kern w:val="0"/>
                <w:sz w:val="22"/>
                <w:szCs w:val="22"/>
                <w:u w:val="single"/>
                <w:lang w:val="en-US" w:eastAsia="zh-CN" w:bidi="ar"/>
              </w:rPr>
            </w:rPrChange>
          </w:rPr>
          <w:t>宁家(北京)汽车服务有限公司</w:t>
        </w:r>
      </w:ins>
      <w:ins w:id="121" w:author="WPS_1753321464" w:date="2026-06-18T18:09:28Z">
        <w:del w:id="122" w:author="蕾" w:date="2026-06-22T15:01:13Z">
          <w:r>
            <w:rPr>
              <w:rFonts w:ascii="宋体" w:hAnsi="宋体" w:eastAsia="宋体" w:cs="宋体"/>
              <w:color w:val="888888"/>
              <w:kern w:val="0"/>
              <w:sz w:val="22"/>
              <w:szCs w:val="22"/>
              <w:u w:val="single"/>
              <w:lang w:val="en-US" w:eastAsia="zh-CN" w:bidi="ar"/>
            </w:rPr>
            <w:delText>    </w:delText>
          </w:r>
        </w:del>
      </w:ins>
    </w:p>
    <w:p w14:paraId="590CF0FE">
      <w:pPr>
        <w:keepNext w:val="0"/>
        <w:keepLines w:val="0"/>
        <w:widowControl/>
        <w:suppressLineNumbers w:val="0"/>
        <w:jc w:val="left"/>
        <w:rPr>
          <w:ins w:id="123" w:author="WPS_1753321464" w:date="2026-06-18T18:09:38Z"/>
          <w:del w:id="124" w:author="蕾" w:date="2026-06-22T15:01:33Z"/>
          <w:rFonts w:hint="eastAsia" w:ascii="宋体" w:hAnsi="宋体" w:eastAsia="宋体" w:cs="宋体"/>
          <w:color w:val="888888"/>
          <w:kern w:val="0"/>
          <w:sz w:val="22"/>
          <w:szCs w:val="22"/>
          <w:u w:val="single"/>
          <w:lang w:val="en-US" w:eastAsia="zh-CN" w:bidi="ar"/>
        </w:rPr>
      </w:pPr>
      <w:ins w:id="125" w:author="WPS_1753321464" w:date="2026-06-18T18:09:28Z">
        <w:r>
          <w:rPr>
            <w:rFonts w:hint="eastAsia" w:asciiTheme="minorHAnsi" w:hAnsiTheme="minorHAnsi" w:eastAsiaTheme="minorEastAsia" w:cstheme="minorBidi"/>
            <w:kern w:val="2"/>
            <w:sz w:val="24"/>
            <w:szCs w:val="32"/>
            <w:u w:val="none"/>
            <w:lang w:val="en-US" w:eastAsia="zh-CN" w:bidi="ar"/>
            <w:rPrChange w:id="126" w:author="蕾" w:date="2026-06-22T15:01:48Z">
              <w:rPr>
                <w:rFonts w:ascii="宋体" w:hAnsi="宋体" w:eastAsia="宋体" w:cs="宋体"/>
                <w:color w:val="888888"/>
                <w:kern w:val="0"/>
                <w:sz w:val="22"/>
                <w:szCs w:val="22"/>
                <w:lang w:val="en-US" w:eastAsia="zh-CN" w:bidi="ar"/>
              </w:rPr>
            </w:rPrChange>
          </w:rPr>
          <w:t>账号</w:t>
        </w:r>
      </w:ins>
      <w:ins w:id="128" w:author="WPS_1753321464" w:date="2026-06-18T18:09:28Z">
        <w:r>
          <w:rPr>
            <w:rFonts w:hint="eastAsia" w:asciiTheme="minorHAnsi" w:hAnsiTheme="minorHAnsi" w:eastAsiaTheme="minorEastAsia" w:cstheme="minorBidi"/>
            <w:kern w:val="2"/>
            <w:sz w:val="24"/>
            <w:szCs w:val="32"/>
            <w:u w:val="none"/>
            <w:lang w:val="en-US" w:eastAsia="zh-CN" w:bidi="ar"/>
            <w:rPrChange w:id="129" w:author="蕾" w:date="2026-06-22T15:01:48Z">
              <w:rPr>
                <w:rFonts w:ascii="宋体" w:hAnsi="宋体" w:eastAsia="宋体" w:cs="宋体"/>
                <w:color w:val="888888"/>
                <w:kern w:val="0"/>
                <w:sz w:val="22"/>
                <w:szCs w:val="22"/>
                <w:lang w:val="en-US" w:eastAsia="zh-CN" w:bidi="ar"/>
              </w:rPr>
            </w:rPrChange>
          </w:rPr>
          <w:t>：</w:t>
        </w:r>
      </w:ins>
      <w:ins w:id="131" w:author="蕾" w:date="2026-06-22T15:01:33Z">
        <w:r>
          <w:rPr>
            <w:rFonts w:hint="eastAsia" w:asciiTheme="minorHAnsi" w:hAnsiTheme="minorHAnsi" w:eastAsiaTheme="minorEastAsia" w:cstheme="minorBidi"/>
            <w:kern w:val="2"/>
            <w:sz w:val="24"/>
            <w:szCs w:val="32"/>
            <w:u w:val="single"/>
            <w:lang w:val="en-US" w:eastAsia="zh-CN" w:bidi="ar"/>
            <w:rPrChange w:id="132" w:author="蕾" w:date="2026-06-22T15:02:17Z">
              <w:rPr>
                <w:rFonts w:hint="eastAsia" w:ascii="宋体" w:hAnsi="宋体" w:eastAsia="宋体" w:cs="宋体"/>
                <w:color w:val="888888"/>
                <w:kern w:val="0"/>
                <w:sz w:val="22"/>
                <w:szCs w:val="22"/>
                <w:u w:val="single"/>
                <w:lang w:val="en-US" w:eastAsia="zh-CN" w:bidi="ar"/>
              </w:rPr>
            </w:rPrChange>
          </w:rPr>
          <w:t>11050161610000000322</w:t>
        </w:r>
      </w:ins>
      <w:ins w:id="134" w:author="WPS_1753321464" w:date="2026-06-18T18:09:28Z">
        <w:del w:id="135" w:author="蕾" w:date="2026-06-22T15:01:33Z">
          <w:r>
            <w:rPr>
              <w:rFonts w:hint="eastAsia" w:ascii="宋体" w:hAnsi="宋体" w:eastAsia="宋体" w:cs="宋体"/>
              <w:color w:val="888888"/>
              <w:kern w:val="0"/>
              <w:sz w:val="22"/>
              <w:szCs w:val="22"/>
              <w:u w:val="single"/>
              <w:lang w:val="en-US" w:eastAsia="zh-CN" w:bidi="ar"/>
            </w:rPr>
            <w:delText>    </w:delText>
          </w:r>
        </w:del>
      </w:ins>
    </w:p>
    <w:p w14:paraId="47F75995">
      <w:pPr>
        <w:keepNext w:val="0"/>
        <w:keepLines w:val="0"/>
        <w:widowControl/>
        <w:suppressLineNumbers w:val="0"/>
        <w:jc w:val="left"/>
        <w:rPr>
          <w:ins w:id="136" w:author="蕾" w:date="2026-06-22T15:01:35Z"/>
          <w:rFonts w:ascii="宋体" w:hAnsi="宋体" w:eastAsia="宋体" w:cs="宋体"/>
          <w:color w:val="888888"/>
          <w:kern w:val="0"/>
          <w:sz w:val="22"/>
          <w:szCs w:val="22"/>
          <w:u w:val="single"/>
          <w:lang w:val="en-US" w:eastAsia="zh-CN" w:bidi="ar"/>
        </w:rPr>
      </w:pPr>
    </w:p>
    <w:p w14:paraId="5838EB35">
      <w:pPr>
        <w:keepNext w:val="0"/>
        <w:keepLines w:val="0"/>
        <w:widowControl/>
        <w:suppressLineNumbers w:val="0"/>
        <w:jc w:val="left"/>
        <w:rPr>
          <w:ins w:id="138" w:author="WPS_1753321464" w:date="2026-06-18T18:09:28Z"/>
          <w:rFonts w:hint="eastAsia"/>
          <w:sz w:val="24"/>
          <w:szCs w:val="32"/>
          <w:u w:val="single"/>
          <w:rPrChange w:id="139" w:author="蕾" w:date="2026-06-22T15:02:22Z">
            <w:rPr>
              <w:ins w:id="140" w:author="WPS_1753321464" w:date="2026-06-18T18:09:28Z"/>
            </w:rPr>
          </w:rPrChange>
        </w:rPr>
        <w:pPrChange w:id="137" w:author="蕾" w:date="2026-06-22T15:02:22Z">
          <w:pPr>
            <w:keepNext w:val="0"/>
            <w:keepLines w:val="0"/>
            <w:widowControl/>
            <w:suppressLineNumbers w:val="0"/>
            <w:jc w:val="left"/>
          </w:pPr>
        </w:pPrChange>
      </w:pPr>
      <w:ins w:id="141" w:author="WPS_1753321464" w:date="2026-06-18T18:09:28Z">
        <w:r>
          <w:rPr>
            <w:rFonts w:hint="eastAsia" w:asciiTheme="minorHAnsi" w:hAnsiTheme="minorHAnsi" w:eastAsiaTheme="minorEastAsia" w:cstheme="minorBidi"/>
            <w:kern w:val="2"/>
            <w:sz w:val="24"/>
            <w:szCs w:val="32"/>
            <w:u w:val="none"/>
            <w:lang w:val="en-US" w:eastAsia="zh-CN" w:bidi="ar"/>
            <w:rPrChange w:id="142" w:author="蕾" w:date="2026-06-22T15:04:16Z">
              <w:rPr>
                <w:rFonts w:ascii="宋体" w:hAnsi="宋体" w:eastAsia="宋体" w:cs="宋体"/>
                <w:color w:val="888888"/>
                <w:kern w:val="0"/>
                <w:sz w:val="22"/>
                <w:szCs w:val="22"/>
                <w:lang w:val="en-US" w:eastAsia="zh-CN" w:bidi="ar"/>
              </w:rPr>
            </w:rPrChange>
          </w:rPr>
          <w:t>开户行</w:t>
        </w:r>
      </w:ins>
      <w:ins w:id="144" w:author="WPS_1753321464" w:date="2026-06-18T18:09:28Z">
        <w:r>
          <w:rPr>
            <w:rFonts w:hint="eastAsia" w:asciiTheme="minorHAnsi" w:hAnsiTheme="minorHAnsi" w:eastAsiaTheme="minorEastAsia" w:cstheme="minorBidi"/>
            <w:kern w:val="2"/>
            <w:sz w:val="24"/>
            <w:szCs w:val="32"/>
            <w:u w:val="none"/>
            <w:lang w:val="en-US" w:eastAsia="zh-CN" w:bidi="ar"/>
            <w:rPrChange w:id="145" w:author="蕾" w:date="2026-06-22T15:04:16Z">
              <w:rPr>
                <w:rFonts w:ascii="宋体" w:hAnsi="宋体" w:eastAsia="宋体" w:cs="宋体"/>
                <w:color w:val="888888"/>
                <w:kern w:val="0"/>
                <w:sz w:val="22"/>
                <w:szCs w:val="22"/>
                <w:lang w:val="en-US" w:eastAsia="zh-CN" w:bidi="ar"/>
              </w:rPr>
            </w:rPrChange>
          </w:rPr>
          <w:t>：</w:t>
        </w:r>
      </w:ins>
      <w:ins w:id="147" w:author="蕾" w:date="2026-06-22T15:02:08Z">
        <w:r>
          <w:rPr>
            <w:rFonts w:hint="eastAsia" w:asciiTheme="minorHAnsi" w:hAnsiTheme="minorHAnsi" w:eastAsiaTheme="minorEastAsia" w:cstheme="minorBidi"/>
            <w:kern w:val="2"/>
            <w:sz w:val="24"/>
            <w:szCs w:val="32"/>
            <w:u w:val="single"/>
            <w:lang w:val="en-US" w:eastAsia="zh-CN" w:bidi="ar"/>
            <w:rPrChange w:id="148" w:author="蕾" w:date="2026-06-22T15:02:22Z">
              <w:rPr>
                <w:rFonts w:hint="eastAsia" w:ascii="宋体" w:hAnsi="宋体" w:eastAsia="宋体" w:cs="宋体"/>
                <w:color w:val="888888"/>
                <w:kern w:val="0"/>
                <w:sz w:val="22"/>
                <w:szCs w:val="22"/>
                <w:u w:val="single"/>
                <w:lang w:val="en-US" w:eastAsia="zh-CN" w:bidi="ar"/>
              </w:rPr>
            </w:rPrChange>
          </w:rPr>
          <w:t>中国建设银行股份有限公司北京丰盛支行</w:t>
        </w:r>
      </w:ins>
      <w:ins w:id="150" w:author="WPS_1753321464" w:date="2026-06-18T18:09:28Z">
        <w:del w:id="151" w:author="蕾" w:date="2026-06-22T15:01:30Z">
          <w:r>
            <w:rPr>
              <w:rFonts w:hint="eastAsia" w:asciiTheme="minorHAnsi" w:hAnsiTheme="minorHAnsi" w:eastAsiaTheme="minorEastAsia" w:cstheme="minorBidi"/>
              <w:kern w:val="2"/>
              <w:sz w:val="24"/>
              <w:szCs w:val="32"/>
              <w:u w:val="single"/>
              <w:lang w:val="en-US" w:eastAsia="zh-CN" w:bidi="ar"/>
              <w:rPrChange w:id="152" w:author="蕾" w:date="2026-06-22T15:02:22Z">
                <w:rPr>
                  <w:rFonts w:ascii="宋体" w:hAnsi="宋体" w:eastAsia="宋体" w:cs="宋体"/>
                  <w:color w:val="888888"/>
                  <w:kern w:val="0"/>
                  <w:sz w:val="22"/>
                  <w:szCs w:val="22"/>
                  <w:u w:val="single"/>
                  <w:lang w:val="en-US" w:eastAsia="zh-CN" w:bidi="ar"/>
                </w:rPr>
              </w:rPrChange>
            </w:rPr>
            <w:delText>    </w:delText>
          </w:r>
        </w:del>
      </w:ins>
    </w:p>
    <w:p w14:paraId="5A9EDEB4">
      <w:pPr>
        <w:rPr>
          <w:ins w:id="155" w:author="WPS_1753321464" w:date="2026-06-18T18:07:33Z"/>
          <w:rFonts w:hint="eastAsia"/>
          <w:sz w:val="24"/>
          <w:szCs w:val="32"/>
          <w:u w:val="none"/>
          <w:lang w:val="en-US" w:eastAsia="zh-CN"/>
        </w:rPr>
      </w:pPr>
    </w:p>
    <w:p w14:paraId="76A08737">
      <w:pPr>
        <w:rPr>
          <w:rFonts w:hint="default" w:eastAsiaTheme="minorEastAsia"/>
          <w:sz w:val="24"/>
          <w:szCs w:val="32"/>
          <w:u w:val="none"/>
          <w:lang w:val="en-US" w:eastAsia="zh-CN"/>
          <w:rPrChange w:id="156" w:author="WPS_1753321464" w:date="2026-06-18T18:06:47Z">
            <w:rPr>
              <w:rFonts w:hint="eastAsia" w:eastAsiaTheme="minorEastAsia"/>
              <w:sz w:val="24"/>
              <w:szCs w:val="32"/>
              <w:lang w:val="en-US" w:eastAsia="zh-CN"/>
            </w:rPr>
          </w:rPrChange>
        </w:rPr>
      </w:pPr>
    </w:p>
    <w:p w14:paraId="6FD89F9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劳动关系解除后，公司依法出具离职证明，社保缴纳至解除当月</w:t>
      </w:r>
      <w:ins w:id="157" w:author="蕾" w:date="2026-06-22T14:42:45Z">
        <w:r>
          <w:rPr>
            <w:rFonts w:hint="eastAsia"/>
            <w:sz w:val="24"/>
            <w:szCs w:val="32"/>
            <w:lang w:val="en-US" w:eastAsia="zh-CN"/>
          </w:rPr>
          <w:t>即</w:t>
        </w:r>
      </w:ins>
      <w:ins w:id="158" w:author="蕾" w:date="2026-06-22T14:42:46Z">
        <w:r>
          <w:rPr>
            <w:rFonts w:hint="eastAsia"/>
            <w:sz w:val="24"/>
            <w:szCs w:val="32"/>
            <w:lang w:val="en-US" w:eastAsia="zh-CN"/>
          </w:rPr>
          <w:t>2026</w:t>
        </w:r>
      </w:ins>
      <w:ins w:id="159" w:author="蕾" w:date="2026-06-22T14:42:47Z">
        <w:r>
          <w:rPr>
            <w:rFonts w:hint="eastAsia"/>
            <w:sz w:val="24"/>
            <w:szCs w:val="32"/>
            <w:lang w:val="en-US" w:eastAsia="zh-CN"/>
          </w:rPr>
          <w:t>年</w:t>
        </w:r>
      </w:ins>
      <w:ins w:id="160" w:author="蕾" w:date="2026-06-22T14:42:48Z">
        <w:r>
          <w:rPr>
            <w:rFonts w:hint="eastAsia"/>
            <w:sz w:val="24"/>
            <w:szCs w:val="32"/>
            <w:u w:val="single"/>
            <w:lang w:val="en-US" w:eastAsia="zh-CN"/>
            <w:rPrChange w:id="161" w:author="蕾" w:date="2026-06-22T15:05:46Z">
              <w:rPr>
                <w:rFonts w:hint="eastAsia"/>
                <w:sz w:val="24"/>
                <w:szCs w:val="32"/>
                <w:lang w:val="en-US" w:eastAsia="zh-CN"/>
              </w:rPr>
            </w:rPrChange>
          </w:rPr>
          <w:t>6</w:t>
        </w:r>
      </w:ins>
      <w:ins w:id="163" w:author="蕾" w:date="2026-06-22T14:42:49Z">
        <w:r>
          <w:rPr>
            <w:rFonts w:hint="eastAsia"/>
            <w:sz w:val="24"/>
            <w:szCs w:val="32"/>
            <w:lang w:val="en-US" w:eastAsia="zh-CN"/>
          </w:rPr>
          <w:t>月</w:t>
        </w:r>
      </w:ins>
      <w:r>
        <w:rPr>
          <w:rFonts w:hint="eastAsia"/>
          <w:sz w:val="24"/>
          <w:szCs w:val="32"/>
        </w:rPr>
        <w:t>。</w:t>
      </w:r>
    </w:p>
    <w:p w14:paraId="3B868E54">
      <w:pPr>
        <w:rPr>
          <w:ins w:id="164" w:author="蕾" w:date="2026-06-22T15:04:45Z"/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针对你严重失职给公司造成的运费损失、业务损失，公司保留通过法律途径向你追偿全部损失的权利。</w:t>
      </w:r>
    </w:p>
    <w:p w14:paraId="6F27AEE6">
      <w:pPr>
        <w:rPr>
          <w:rFonts w:hint="eastAsia"/>
          <w:sz w:val="24"/>
          <w:szCs w:val="32"/>
        </w:rPr>
      </w:pPr>
    </w:p>
    <w:p w14:paraId="19DE194B">
      <w:pPr>
        <w:tabs>
          <w:tab w:val="left" w:pos="5898"/>
        </w:tabs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四、相关告知</w:t>
      </w:r>
      <w:r>
        <w:rPr>
          <w:rFonts w:hint="eastAsia"/>
          <w:sz w:val="24"/>
          <w:szCs w:val="32"/>
          <w:lang w:eastAsia="zh-CN"/>
        </w:rPr>
        <w:tab/>
      </w:r>
    </w:p>
    <w:p w14:paraId="56B1F4D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你提出N+1经济补偿的诉求无法律、合同依据，公司不予认可。若对本次解除存在异议，可自行向劳动仲裁机构申请仲裁，公司将提交全套客观证据配合核查。</w:t>
      </w:r>
    </w:p>
    <w:p w14:paraId="4CED43B8">
      <w:pPr>
        <w:rPr>
          <w:rFonts w:hint="eastAsia"/>
          <w:sz w:val="24"/>
          <w:szCs w:val="32"/>
          <w:lang w:val="en-US" w:eastAsia="zh-CN"/>
        </w:rPr>
      </w:pPr>
    </w:p>
    <w:p w14:paraId="49C8DDAA">
      <w:pPr>
        <w:rPr>
          <w:rFonts w:hint="eastAsia"/>
          <w:sz w:val="24"/>
          <w:szCs w:val="32"/>
          <w:lang w:val="en-US" w:eastAsia="zh-CN"/>
        </w:rPr>
      </w:pPr>
      <w:del w:id="165" w:author="蕾" w:date="2026-06-22T15:54:31Z">
        <w:r>
          <w:rPr>
            <w:rFonts w:hint="default"/>
            <w:sz w:val="24"/>
            <w:szCs w:val="32"/>
            <w:lang w:val="en-US" w:eastAsia="zh-CN"/>
          </w:rPr>
          <w:delText>今日</w:delText>
        </w:r>
      </w:del>
      <w:del w:id="166" w:author="蕾" w:date="2026-06-22T15:54:31Z">
        <w:r>
          <w:rPr>
            <w:rFonts w:hint="eastAsia"/>
            <w:sz w:val="24"/>
            <w:szCs w:val="32"/>
            <w:lang w:val="en-US" w:eastAsia="zh-CN"/>
          </w:rPr>
          <w:delText>已收到宁家（北京）汽车服务有限公司《关于仓库员工石创旧件错发返厂造成重大损失的情况说明》和《解除劳动合同通知书》</w:delText>
        </w:r>
      </w:del>
    </w:p>
    <w:p w14:paraId="0F0263D9">
      <w:pPr>
        <w:ind w:firstLine="5760" w:firstLineChars="2400"/>
        <w:jc w:val="both"/>
        <w:rPr>
          <w:del w:id="167" w:author="蕾" w:date="2026-06-22T15:54:33Z"/>
          <w:rFonts w:hint="default"/>
          <w:sz w:val="24"/>
          <w:szCs w:val="32"/>
          <w:lang w:val="en-US" w:eastAsia="zh-CN"/>
        </w:rPr>
      </w:pPr>
      <w:del w:id="168" w:author="蕾" w:date="2026-06-22T15:54:33Z">
        <w:r>
          <w:rPr>
            <w:rFonts w:hint="eastAsia"/>
            <w:sz w:val="24"/>
            <w:szCs w:val="32"/>
            <w:lang w:val="en-US" w:eastAsia="zh-CN"/>
          </w:rPr>
          <w:delText>签收人：</w:delText>
        </w:r>
      </w:del>
    </w:p>
    <w:p w14:paraId="4B4EF150">
      <w:pPr>
        <w:ind w:firstLine="5760" w:firstLineChars="24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2026 年</w:t>
      </w:r>
      <w:ins w:id="169" w:author="蕾" w:date="2026-06-22T15:54:35Z">
        <w:r>
          <w:rPr>
            <w:rFonts w:hint="eastAsia"/>
            <w:sz w:val="24"/>
            <w:szCs w:val="32"/>
            <w:u w:val="none"/>
            <w:lang w:val="en-US" w:eastAsia="zh-CN"/>
            <w:rPrChange w:id="170" w:author="蕾" w:date="2026-06-22T15:54:44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6</w:t>
        </w:r>
      </w:ins>
      <w:del w:id="172" w:author="蕾" w:date="2026-06-22T14:43:05Z">
        <w:r>
          <w:rPr>
            <w:rFonts w:hint="eastAsia"/>
            <w:sz w:val="24"/>
            <w:szCs w:val="32"/>
            <w:u w:val="single"/>
            <w:lang w:val="en-US" w:eastAsia="zh-CN"/>
            <w:rPrChange w:id="173" w:author="蕾" w:date="2026-06-22T14:43:03Z">
              <w:rPr>
                <w:rFonts w:hint="eastAsia"/>
                <w:sz w:val="24"/>
                <w:szCs w:val="32"/>
                <w:lang w:val="en-US" w:eastAsia="zh-CN"/>
              </w:rPr>
            </w:rPrChange>
          </w:rPr>
          <w:delText>6</w:delText>
        </w:r>
      </w:del>
      <w:r>
        <w:rPr>
          <w:rFonts w:hint="eastAsia"/>
          <w:sz w:val="24"/>
          <w:szCs w:val="32"/>
        </w:rPr>
        <w:t>月</w:t>
      </w:r>
      <w:ins w:id="175" w:author="蕾" w:date="2026-06-22T15:54:37Z">
        <w:r>
          <w:rPr>
            <w:rFonts w:hint="eastAsia"/>
            <w:sz w:val="24"/>
            <w:szCs w:val="32"/>
            <w:u w:val="none"/>
            <w:lang w:val="en-US" w:eastAsia="zh-CN"/>
            <w:rPrChange w:id="176" w:author="蕾" w:date="2026-06-22T15:54:41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2</w:t>
        </w:r>
      </w:ins>
      <w:ins w:id="178" w:author="蕾" w:date="2026-06-22T15:54:38Z">
        <w:r>
          <w:rPr>
            <w:rFonts w:hint="eastAsia"/>
            <w:sz w:val="24"/>
            <w:szCs w:val="32"/>
            <w:u w:val="none"/>
            <w:lang w:val="en-US" w:eastAsia="zh-CN"/>
            <w:rPrChange w:id="179" w:author="蕾" w:date="2026-06-22T15:54:41Z">
              <w:rPr>
                <w:rFonts w:hint="eastAsia"/>
                <w:sz w:val="24"/>
                <w:szCs w:val="32"/>
                <w:u w:val="single"/>
                <w:lang w:val="en-US" w:eastAsia="zh-CN"/>
              </w:rPr>
            </w:rPrChange>
          </w:rPr>
          <w:t>3</w:t>
        </w:r>
      </w:ins>
      <w:del w:id="181" w:author="蕾" w:date="2026-06-22T14:43:22Z">
        <w:r>
          <w:rPr>
            <w:rFonts w:hint="eastAsia"/>
            <w:sz w:val="24"/>
            <w:szCs w:val="32"/>
            <w:lang w:val="en-US" w:eastAsia="zh-CN"/>
          </w:rPr>
          <w:delText>23</w:delText>
        </w:r>
      </w:del>
      <w:r>
        <w:rPr>
          <w:rFonts w:hint="eastAsia"/>
          <w:sz w:val="24"/>
          <w:szCs w:val="32"/>
        </w:rPr>
        <w:t xml:space="preserve">日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53321464">
    <w15:presenceInfo w15:providerId="WPS Office" w15:userId="7820464116"/>
  </w15:person>
  <w15:person w15:author="蕾">
    <w15:presenceInfo w15:providerId="WPS Office" w15:userId="724900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77C2D"/>
    <w:rsid w:val="007E4DB6"/>
    <w:rsid w:val="015B4FE6"/>
    <w:rsid w:val="17A91008"/>
    <w:rsid w:val="19A1317E"/>
    <w:rsid w:val="19B66E06"/>
    <w:rsid w:val="34BE2568"/>
    <w:rsid w:val="353635E0"/>
    <w:rsid w:val="3F4D5267"/>
    <w:rsid w:val="431F0E8B"/>
    <w:rsid w:val="46DC584E"/>
    <w:rsid w:val="4C5010E7"/>
    <w:rsid w:val="530B3EA0"/>
    <w:rsid w:val="5F1E415F"/>
    <w:rsid w:val="6CC10EBE"/>
    <w:rsid w:val="73B11254"/>
    <w:rsid w:val="75E77C2D"/>
    <w:rsid w:val="77035551"/>
    <w:rsid w:val="7A886347"/>
    <w:rsid w:val="7B2745E3"/>
    <w:rsid w:val="7B7E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1130</Words>
  <Characters>1202</Characters>
  <Lines>0</Lines>
  <Paragraphs>0</Paragraphs>
  <TotalTime>114</TotalTime>
  <ScaleCrop>false</ScaleCrop>
  <LinksUpToDate>false</LinksUpToDate>
  <CharactersWithSpaces>1241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2026-06-18T07:08:00Z</dcterms:created>
  <dc:creator>蕾</dc:creator>
  <cp:lastModifiedBy>蕾</cp:lastModifiedBy>
  <cp:lastPrinted>2026-06-22T07:54:48Z</cp:lastPrinted>
  <dcterms:modified xsi:type="dcterms:W3CDTF">2026-06-22T08:25:44Z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6329082E18F1482F9A29E81790D9CF44_13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