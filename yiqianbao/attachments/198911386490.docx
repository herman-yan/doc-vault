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9C85C87">
      <w:pPr>
        <w:jc w:val="center"/>
        <w:rPr>
          <w:rFonts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声明书</w:t>
      </w:r>
    </w:p>
    <w:p w14:paraId="469295B6">
      <w:pPr>
        <w:rPr>
          <w:rFonts w:ascii="宋体" w:hAnsi="宋体"/>
          <w:sz w:val="28"/>
          <w:szCs w:val="28"/>
        </w:rPr>
      </w:pPr>
    </w:p>
    <w:p w14:paraId="00864BD3"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  <w:u w:val="single"/>
        </w:rPr>
        <w:t xml:space="preserve">      </w:t>
      </w:r>
      <w:ins w:id="0" w:author="王春丽" w:date="2020-04-21T15:46:00Z">
        <w:r>
          <w:rPr>
            <w:rFonts w:hint="eastAsia" w:ascii="宋体" w:hAnsi="宋体"/>
            <w:b/>
            <w:sz w:val="24"/>
            <w:szCs w:val="24"/>
            <w:u w:val="single"/>
          </w:rPr>
          <w:t>京东</w:t>
        </w:r>
      </w:ins>
      <w:r>
        <w:rPr>
          <w:rFonts w:hint="eastAsia" w:ascii="宋体" w:hAnsi="宋体"/>
          <w:b/>
          <w:sz w:val="24"/>
          <w:szCs w:val="24"/>
          <w:u w:val="single"/>
        </w:rPr>
        <w:t xml:space="preserve">      </w:t>
      </w:r>
      <w:r>
        <w:rPr>
          <w:rFonts w:hint="eastAsia" w:ascii="宋体" w:hAnsi="宋体"/>
          <w:sz w:val="24"/>
          <w:szCs w:val="24"/>
        </w:rPr>
        <w:t>：</w:t>
      </w:r>
    </w:p>
    <w:p w14:paraId="3B1795ED">
      <w:pPr>
        <w:spacing w:line="360" w:lineRule="auto"/>
        <w:ind w:firstLine="480" w:firstLineChars="200"/>
        <w:jc w:val="left"/>
        <w:rPr>
          <w:rFonts w:ascii="宋体" w:hAnsi="宋体"/>
          <w:sz w:val="24"/>
          <w:szCs w:val="24"/>
        </w:rPr>
      </w:pPr>
    </w:p>
    <w:p w14:paraId="6CEA30C6">
      <w:pPr>
        <w:spacing w:line="360" w:lineRule="auto"/>
        <w:ind w:firstLine="480" w:firstLineChars="2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我公司</w:t>
      </w:r>
      <w:r>
        <w:rPr>
          <w:rFonts w:hint="eastAsia" w:ascii="宋体" w:hAnsi="宋体"/>
          <w:sz w:val="24"/>
          <w:szCs w:val="24"/>
          <w:u w:val="single"/>
        </w:rPr>
        <w:t xml:space="preserve">  </w:t>
      </w:r>
      <w:ins w:id="1" w:author="凉城予梦" w:date="2025-10-30T15:08:50Z">
        <w:r>
          <w:rPr>
            <w:rFonts w:hint="eastAsia" w:ascii="宋体" w:hAnsi="宋体"/>
            <w:sz w:val="24"/>
            <w:szCs w:val="24"/>
            <w:u w:val="single"/>
            <w:lang w:val="en-US" w:eastAsia="zh-CN"/>
          </w:rPr>
          <w:t>陕西</w:t>
        </w:r>
      </w:ins>
      <w:ins w:id="2" w:author="凉城予梦" w:date="2025-10-30T15:08:52Z">
        <w:r>
          <w:rPr>
            <w:rFonts w:hint="eastAsia" w:ascii="宋体" w:hAnsi="宋体"/>
            <w:sz w:val="24"/>
            <w:szCs w:val="24"/>
            <w:u w:val="single"/>
            <w:lang w:val="en-US" w:eastAsia="zh-CN"/>
          </w:rPr>
          <w:t>道同</w:t>
        </w:r>
      </w:ins>
      <w:ins w:id="3" w:author="凉城予梦" w:date="2025-10-30T15:08:53Z">
        <w:r>
          <w:rPr>
            <w:rFonts w:hint="eastAsia" w:ascii="宋体" w:hAnsi="宋体"/>
            <w:sz w:val="24"/>
            <w:szCs w:val="24"/>
            <w:u w:val="single"/>
            <w:lang w:val="en-US" w:eastAsia="zh-CN"/>
          </w:rPr>
          <w:t>谦合</w:t>
        </w:r>
      </w:ins>
      <w:ins w:id="4" w:author="凉城予梦" w:date="2025-10-30T15:08:54Z">
        <w:r>
          <w:rPr>
            <w:rFonts w:hint="eastAsia" w:ascii="宋体" w:hAnsi="宋体"/>
            <w:sz w:val="24"/>
            <w:szCs w:val="24"/>
            <w:u w:val="single"/>
            <w:lang w:val="en-US" w:eastAsia="zh-CN"/>
          </w:rPr>
          <w:t>科技</w:t>
        </w:r>
      </w:ins>
      <w:ins w:id="5" w:author="凉城予梦" w:date="2025-10-30T15:08:55Z">
        <w:r>
          <w:rPr>
            <w:rFonts w:hint="eastAsia" w:ascii="宋体" w:hAnsi="宋体"/>
            <w:sz w:val="24"/>
            <w:szCs w:val="24"/>
            <w:u w:val="single"/>
            <w:lang w:val="en-US" w:eastAsia="zh-CN"/>
          </w:rPr>
          <w:t>发展</w:t>
        </w:r>
      </w:ins>
      <w:ins w:id="6" w:author="凉城予梦" w:date="2025-10-30T15:08:57Z">
        <w:r>
          <w:rPr>
            <w:rFonts w:hint="eastAsia" w:ascii="宋体" w:hAnsi="宋体"/>
            <w:sz w:val="24"/>
            <w:szCs w:val="24"/>
            <w:u w:val="single"/>
            <w:lang w:val="en-US" w:eastAsia="zh-CN"/>
          </w:rPr>
          <w:t>有限</w:t>
        </w:r>
      </w:ins>
      <w:ins w:id="7" w:author="凉城予梦" w:date="2025-10-30T15:08:58Z">
        <w:r>
          <w:rPr>
            <w:rFonts w:hint="eastAsia" w:ascii="宋体" w:hAnsi="宋体"/>
            <w:sz w:val="24"/>
            <w:szCs w:val="24"/>
            <w:u w:val="single"/>
            <w:lang w:val="en-US" w:eastAsia="zh-CN"/>
          </w:rPr>
          <w:t>公司</w:t>
        </w:r>
      </w:ins>
      <w:r>
        <w:rPr>
          <w:rFonts w:hint="eastAsia" w:ascii="宋体" w:hAnsi="宋体"/>
          <w:sz w:val="24"/>
          <w:szCs w:val="24"/>
          <w:u w:val="single"/>
        </w:rPr>
        <w:t xml:space="preserve">  </w:t>
      </w:r>
      <w:r>
        <w:rPr>
          <w:rFonts w:hint="eastAsia" w:ascii="宋体" w:hAnsi="宋体"/>
          <w:sz w:val="24"/>
          <w:szCs w:val="24"/>
        </w:rPr>
        <w:t>（营业执照号：</w:t>
      </w:r>
      <w:r>
        <w:rPr>
          <w:rFonts w:hint="eastAsia" w:ascii="宋体" w:hAnsi="宋体"/>
          <w:sz w:val="24"/>
          <w:szCs w:val="24"/>
          <w:u w:val="single"/>
        </w:rPr>
        <w:t xml:space="preserve">  </w:t>
      </w:r>
      <w:ins w:id="8" w:author="凉城予梦" w:date="2025-10-30T15:10:11Z">
        <w:r>
          <w:rPr>
            <w:rFonts w:hint="eastAsia" w:ascii="宋体" w:hAnsi="宋体"/>
            <w:sz w:val="24"/>
            <w:szCs w:val="24"/>
            <w:u w:val="single"/>
          </w:rPr>
          <w:t>91610111MABOHXED5U</w:t>
        </w:r>
      </w:ins>
      <w:r>
        <w:rPr>
          <w:rFonts w:hint="eastAsia" w:ascii="宋体" w:hAnsi="宋体"/>
          <w:sz w:val="24"/>
          <w:szCs w:val="24"/>
          <w:u w:val="single"/>
        </w:rPr>
        <w:t xml:space="preserve">  </w:t>
      </w:r>
      <w:r>
        <w:rPr>
          <w:rFonts w:hint="eastAsia" w:ascii="宋体" w:hAnsi="宋体"/>
          <w:sz w:val="24"/>
          <w:szCs w:val="24"/>
        </w:rPr>
        <w:t>）</w:t>
      </w:r>
    </w:p>
    <w:p w14:paraId="54DCC24D">
      <w:pPr>
        <w:spacing w:line="360" w:lineRule="auto"/>
        <w:ind w:firstLine="1680" w:firstLineChars="7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通过企业银行账户（户名：</w:t>
      </w:r>
      <w:r>
        <w:rPr>
          <w:rFonts w:hint="eastAsia" w:ascii="宋体" w:hAnsi="宋体"/>
          <w:sz w:val="24"/>
          <w:szCs w:val="24"/>
          <w:u w:val="single"/>
        </w:rPr>
        <w:t>__</w:t>
      </w:r>
      <w:ins w:id="9" w:author="凉城予梦" w:date="2025-10-30T15:11:04Z">
        <w:r>
          <w:rPr>
            <w:rFonts w:hint="eastAsia" w:ascii="宋体" w:hAnsi="宋体"/>
            <w:sz w:val="24"/>
            <w:szCs w:val="24"/>
            <w:u w:val="single"/>
          </w:rPr>
          <w:t>陕西道同谦合科技发展有限公司</w:t>
        </w:r>
      </w:ins>
      <w:ins w:id="10" w:author="凉城予梦" w:date="2025-10-30T15:18:35Z">
        <w:r>
          <w:rPr>
            <w:rFonts w:hint="eastAsia" w:ascii="宋体" w:hAnsi="宋体"/>
            <w:sz w:val="24"/>
            <w:szCs w:val="24"/>
            <w:u w:val="single"/>
            <w:lang w:val="en-US" w:eastAsia="zh-CN"/>
          </w:rPr>
          <w:t xml:space="preserve"> </w:t>
        </w:r>
      </w:ins>
      <w:r>
        <w:rPr>
          <w:rFonts w:hint="eastAsia" w:ascii="宋体" w:hAnsi="宋体"/>
          <w:sz w:val="24"/>
          <w:szCs w:val="24"/>
          <w:u w:val="single"/>
        </w:rPr>
        <w:t xml:space="preserve">                __</w:t>
      </w:r>
      <w:r>
        <w:rPr>
          <w:rFonts w:hint="eastAsia" w:ascii="宋体" w:hAnsi="宋体"/>
          <w:sz w:val="24"/>
          <w:szCs w:val="24"/>
        </w:rPr>
        <w:t>，开户行：__</w:t>
      </w:r>
      <w:ins w:id="11" w:author="凉城予梦" w:date="2025-10-30T15:11:19Z">
        <w:r>
          <w:rPr>
            <w:rFonts w:hint="eastAsia" w:ascii="宋体" w:hAnsi="宋体"/>
            <w:sz w:val="24"/>
            <w:szCs w:val="24"/>
          </w:rPr>
          <w:t>招商银行西安分行西安文景路支行</w:t>
        </w:r>
      </w:ins>
      <w:r>
        <w:rPr>
          <w:rFonts w:hint="eastAsia" w:ascii="宋体" w:hAnsi="宋体"/>
          <w:sz w:val="24"/>
          <w:szCs w:val="24"/>
        </w:rPr>
        <w:t>__，帐号：__</w:t>
      </w:r>
      <w:ins w:id="12" w:author="凉城予梦" w:date="2025-10-30T15:11:40Z">
        <w:r>
          <w:rPr>
            <w:rFonts w:hint="eastAsia" w:ascii="宋体" w:hAnsi="宋体"/>
            <w:sz w:val="24"/>
            <w:szCs w:val="24"/>
          </w:rPr>
          <w:t>129917668110000</w:t>
        </w:r>
      </w:ins>
      <w:r>
        <w:rPr>
          <w:rFonts w:hint="eastAsia" w:ascii="宋体" w:hAnsi="宋体"/>
          <w:sz w:val="24"/>
          <w:szCs w:val="24"/>
        </w:rPr>
        <w:t>___ ）向贵司账户（开户行：</w:t>
      </w:r>
      <w:r>
        <w:rPr>
          <w:rFonts w:hint="eastAsia" w:ascii="宋体" w:hAnsi="宋体"/>
          <w:sz w:val="24"/>
          <w:szCs w:val="24"/>
          <w:u w:val="single"/>
        </w:rPr>
        <w:t xml:space="preserve">  </w:t>
      </w:r>
      <w:ins w:id="13" w:author="凉城予梦" w:date="2025-10-30T15:13:33Z">
        <w:r>
          <w:rPr>
            <w:rFonts w:hint="eastAsia" w:ascii="宋体" w:hAnsi="宋体"/>
            <w:sz w:val="24"/>
            <w:szCs w:val="24"/>
            <w:u w:val="single"/>
          </w:rPr>
          <w:t>招商银行股份有限公司西安分行营业部</w:t>
        </w:r>
      </w:ins>
      <w:r>
        <w:rPr>
          <w:rFonts w:hint="eastAsia" w:ascii="宋体" w:hAnsi="宋体"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sz w:val="24"/>
          <w:szCs w:val="24"/>
        </w:rPr>
        <w:t>，帐号：</w:t>
      </w:r>
      <w:r>
        <w:rPr>
          <w:rFonts w:hint="eastAsia" w:ascii="宋体" w:hAnsi="宋体"/>
          <w:sz w:val="24"/>
          <w:szCs w:val="24"/>
          <w:u w:val="single"/>
        </w:rPr>
        <w:t xml:space="preserve"> </w:t>
      </w:r>
      <w:ins w:id="14" w:author="凉城予梦" w:date="2025-10-30T15:13:58Z">
        <w:r>
          <w:rPr>
            <w:rFonts w:hint="eastAsia" w:ascii="宋体" w:hAnsi="宋体"/>
            <w:sz w:val="24"/>
            <w:szCs w:val="24"/>
            <w:u w:val="single"/>
          </w:rPr>
          <w:t>110914324410880</w:t>
        </w:r>
      </w:ins>
      <w:r>
        <w:rPr>
          <w:rFonts w:hint="eastAsia" w:ascii="宋体" w:hAnsi="宋体"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sz w:val="24"/>
          <w:szCs w:val="24"/>
        </w:rPr>
        <w:t>）支付</w:t>
      </w:r>
      <w:r>
        <w:rPr>
          <w:rFonts w:ascii="宋体" w:hAnsi="宋体"/>
          <w:sz w:val="24"/>
          <w:szCs w:val="24"/>
        </w:rPr>
        <w:t>的采购款项</w:t>
      </w:r>
      <w:r>
        <w:rPr>
          <w:rFonts w:hint="eastAsia" w:ascii="宋体" w:hAnsi="宋体"/>
          <w:sz w:val="24"/>
          <w:szCs w:val="24"/>
        </w:rPr>
        <w:t>，</w:t>
      </w:r>
    </w:p>
    <w:p w14:paraId="12DF6863">
      <w:pPr>
        <w:spacing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由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ascii="宋体" w:hAnsi="宋体"/>
          <w:sz w:val="24"/>
          <w:szCs w:val="24"/>
          <w:u w:val="single"/>
        </w:rPr>
        <w:t xml:space="preserve">  </w:t>
      </w:r>
      <w:ins w:id="15" w:author="凉城予梦" w:date="2025-10-30T15:15:29Z">
        <w:r>
          <w:rPr>
            <w:rFonts w:hint="eastAsia" w:ascii="宋体" w:hAnsi="宋体"/>
            <w:sz w:val="24"/>
            <w:szCs w:val="24"/>
            <w:u w:val="single"/>
          </w:rPr>
          <w:t>jd_5ab687f42f9ff</w:t>
        </w:r>
      </w:ins>
      <w:r>
        <w:rPr>
          <w:rFonts w:ascii="宋体" w:hAnsi="宋体"/>
          <w:sz w:val="24"/>
          <w:szCs w:val="24"/>
          <w:u w:val="single"/>
        </w:rPr>
        <w:t xml:space="preserve">  (</w:t>
      </w:r>
      <w:r>
        <w:rPr>
          <w:rFonts w:hint="eastAsia" w:ascii="宋体" w:hAnsi="宋体"/>
          <w:sz w:val="24"/>
          <w:szCs w:val="24"/>
        </w:rPr>
        <w:t>京东采购</w:t>
      </w:r>
      <w:r>
        <w:rPr>
          <w:rFonts w:ascii="宋体" w:hAnsi="宋体"/>
          <w:sz w:val="24"/>
          <w:szCs w:val="24"/>
        </w:rPr>
        <w:t>账号</w:t>
      </w:r>
      <w:ins w:id="16" w:author="王春丽" w:date="2020-04-21T15:46:00Z">
        <w:r>
          <w:rPr>
            <w:rFonts w:hint="eastAsia" w:ascii="宋体" w:hAnsi="宋体"/>
            <w:sz w:val="24"/>
            <w:szCs w:val="24"/>
          </w:rPr>
          <w:t>、</w:t>
        </w:r>
      </w:ins>
      <w:ins w:id="17" w:author="王春丽" w:date="2020-04-21T15:47:00Z">
        <w:r>
          <w:rPr>
            <w:rFonts w:hint="eastAsia" w:ascii="宋体" w:hAnsi="宋体"/>
            <w:sz w:val="24"/>
            <w:szCs w:val="24"/>
          </w:rPr>
          <w:t>并非</w:t>
        </w:r>
      </w:ins>
      <w:ins w:id="18" w:author="王春丽" w:date="2020-04-21T15:46:00Z">
        <w:r>
          <w:rPr>
            <w:rFonts w:hint="eastAsia" w:ascii="宋体" w:hAnsi="宋体"/>
            <w:sz w:val="24"/>
            <w:szCs w:val="24"/>
          </w:rPr>
          <w:t>昵称和绑定的</w:t>
        </w:r>
      </w:ins>
      <w:ins w:id="19" w:author="王春丽" w:date="2020-04-21T15:47:00Z">
        <w:r>
          <w:rPr>
            <w:rFonts w:hint="eastAsia" w:ascii="宋体" w:hAnsi="宋体"/>
            <w:sz w:val="24"/>
            <w:szCs w:val="24"/>
          </w:rPr>
          <w:t>手机号</w:t>
        </w:r>
      </w:ins>
      <w:r>
        <w:rPr>
          <w:rFonts w:hint="eastAsia" w:ascii="宋体" w:hAnsi="宋体"/>
          <w:sz w:val="24"/>
          <w:szCs w:val="24"/>
        </w:rPr>
        <w:t>)代本公司在</w:t>
      </w:r>
      <w:r>
        <w:rPr>
          <w:rFonts w:ascii="宋体" w:hAnsi="宋体"/>
          <w:sz w:val="24"/>
          <w:szCs w:val="24"/>
        </w:rPr>
        <w:t>京东</w:t>
      </w:r>
      <w:ins w:id="20" w:author="侯赛茵" w:date="2019-12-02T20:22:00Z">
        <w:r>
          <w:rPr>
            <w:rFonts w:hint="eastAsia" w:ascii="宋体" w:hAnsi="宋体"/>
            <w:sz w:val="24"/>
            <w:szCs w:val="24"/>
          </w:rPr>
          <w:t>J</w:t>
        </w:r>
      </w:ins>
      <w:ins w:id="21" w:author="侯赛茵" w:date="2019-12-02T20:22:00Z">
        <w:r>
          <w:rPr>
            <w:rFonts w:ascii="宋体" w:hAnsi="宋体"/>
            <w:sz w:val="24"/>
            <w:szCs w:val="24"/>
          </w:rPr>
          <w:t>D.COM</w:t>
        </w:r>
      </w:ins>
      <w:ins w:id="22" w:author="侯赛茵" w:date="2019-12-02T20:22:00Z">
        <w:r>
          <w:rPr>
            <w:rFonts w:hint="eastAsia" w:ascii="宋体" w:hAnsi="宋体"/>
            <w:sz w:val="24"/>
            <w:szCs w:val="24"/>
          </w:rPr>
          <w:t>网站及链接网</w:t>
        </w:r>
      </w:ins>
      <w:ins w:id="23" w:author="侯赛茵" w:date="2019-12-02T20:23:00Z">
        <w:r>
          <w:rPr>
            <w:rFonts w:hint="eastAsia" w:ascii="宋体" w:hAnsi="宋体"/>
            <w:sz w:val="24"/>
            <w:szCs w:val="24"/>
          </w:rPr>
          <w:t>站</w:t>
        </w:r>
      </w:ins>
      <w:r>
        <w:rPr>
          <w:rFonts w:ascii="宋体" w:hAnsi="宋体"/>
          <w:sz w:val="24"/>
          <w:szCs w:val="24"/>
        </w:rPr>
        <w:t>采购</w:t>
      </w:r>
      <w:r>
        <w:rPr>
          <w:rFonts w:hint="eastAsia" w:ascii="宋体" w:hAnsi="宋体"/>
          <w:sz w:val="24"/>
          <w:szCs w:val="24"/>
        </w:rPr>
        <w:t>货物。</w:t>
      </w:r>
    </w:p>
    <w:p w14:paraId="1FB46141"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我公司保证上述款项的合法性，并对因上述款项</w:t>
      </w:r>
      <w:ins w:id="24" w:author="侯赛茵" w:date="2019-12-02T20:23:00Z">
        <w:r>
          <w:rPr>
            <w:rFonts w:hint="eastAsia" w:ascii="宋体" w:hAnsi="宋体"/>
            <w:sz w:val="24"/>
            <w:szCs w:val="24"/>
          </w:rPr>
          <w:t>及京东采购账号</w:t>
        </w:r>
      </w:ins>
      <w:r>
        <w:rPr>
          <w:rFonts w:hint="eastAsia" w:ascii="宋体" w:hAnsi="宋体"/>
          <w:sz w:val="24"/>
          <w:szCs w:val="24"/>
        </w:rPr>
        <w:t>产生的法律纠纷及造成的贵司</w:t>
      </w:r>
      <w:ins w:id="25" w:author="侯赛茵" w:date="2019-12-02T20:23:00Z">
        <w:r>
          <w:rPr>
            <w:rFonts w:hint="eastAsia" w:ascii="宋体" w:hAnsi="宋体"/>
            <w:sz w:val="24"/>
            <w:szCs w:val="24"/>
          </w:rPr>
          <w:t>及贵司关联公司</w:t>
        </w:r>
      </w:ins>
      <w:r>
        <w:rPr>
          <w:rFonts w:hint="eastAsia" w:ascii="宋体" w:hAnsi="宋体"/>
          <w:sz w:val="24"/>
          <w:szCs w:val="24"/>
        </w:rPr>
        <w:t>损失承担全部法律责任。</w:t>
      </w:r>
    </w:p>
    <w:p w14:paraId="6603B26F"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本声明为不可撤销的声明</w:t>
      </w:r>
      <w:ins w:id="26" w:author="侯赛茵" w:date="2019-12-02T20:23:00Z">
        <w:r>
          <w:rPr>
            <w:rFonts w:hint="eastAsia" w:ascii="宋体" w:hAnsi="宋体"/>
            <w:sz w:val="24"/>
            <w:szCs w:val="24"/>
          </w:rPr>
          <w:t>，自盖章之</w:t>
        </w:r>
      </w:ins>
      <w:ins w:id="27" w:author="侯赛茵" w:date="2019-12-02T20:24:00Z">
        <w:r>
          <w:rPr>
            <w:rFonts w:hint="eastAsia" w:ascii="宋体" w:hAnsi="宋体"/>
            <w:sz w:val="24"/>
            <w:szCs w:val="24"/>
          </w:rPr>
          <w:t>日起生效</w:t>
        </w:r>
      </w:ins>
      <w:r>
        <w:rPr>
          <w:rFonts w:hint="eastAsia" w:ascii="宋体" w:hAnsi="宋体"/>
          <w:sz w:val="24"/>
          <w:szCs w:val="24"/>
        </w:rPr>
        <w:t>。</w:t>
      </w:r>
      <w:ins w:id="28" w:author="侯赛茵" w:date="2019-12-02T20:24:00Z">
        <w:r>
          <w:rPr>
            <w:rFonts w:hint="eastAsia" w:ascii="宋体" w:hAnsi="宋体"/>
            <w:sz w:val="24"/>
            <w:szCs w:val="24"/>
          </w:rPr>
          <w:t>本声明书的复印件、扫描件与原件具有同等法律效力。</w:t>
        </w:r>
      </w:ins>
      <w:bookmarkStart w:id="0" w:name="_GoBack"/>
      <w:bookmarkEnd w:id="0"/>
    </w:p>
    <w:p w14:paraId="36E13287">
      <w:pPr>
        <w:spacing w:line="360" w:lineRule="auto"/>
        <w:jc w:val="left"/>
        <w:rPr>
          <w:rFonts w:ascii="宋体" w:hAnsi="宋体"/>
          <w:sz w:val="24"/>
          <w:szCs w:val="24"/>
        </w:rPr>
      </w:pPr>
    </w:p>
    <w:p w14:paraId="0480C5D0">
      <w:pPr>
        <w:spacing w:line="360" w:lineRule="auto"/>
        <w:ind w:firstLine="2640" w:firstLineChars="1100"/>
        <w:jc w:val="left"/>
        <w:rPr>
          <w:rFonts w:ascii="宋体" w:hAnsi="宋体"/>
          <w:sz w:val="24"/>
          <w:szCs w:val="24"/>
        </w:rPr>
      </w:pPr>
      <w:ins w:id="29" w:author="凉城予梦" w:date="2025-10-30T15:15:56Z">
        <w:r>
          <w:rPr>
            <w:rFonts w:hint="eastAsia" w:ascii="宋体" w:hAnsi="宋体"/>
            <w:sz w:val="24"/>
            <w:szCs w:val="24"/>
            <w:lang w:val="en-US" w:eastAsia="zh-CN"/>
          </w:rPr>
          <w:t>陕西</w:t>
        </w:r>
      </w:ins>
      <w:ins w:id="30" w:author="凉城予梦" w:date="2025-10-30T15:15:57Z">
        <w:r>
          <w:rPr>
            <w:rFonts w:hint="eastAsia" w:ascii="宋体" w:hAnsi="宋体"/>
            <w:sz w:val="24"/>
            <w:szCs w:val="24"/>
            <w:lang w:val="en-US" w:eastAsia="zh-CN"/>
          </w:rPr>
          <w:t>道同</w:t>
        </w:r>
      </w:ins>
      <w:ins w:id="31" w:author="凉城予梦" w:date="2025-10-30T15:15:59Z">
        <w:r>
          <w:rPr>
            <w:rFonts w:hint="eastAsia" w:ascii="宋体" w:hAnsi="宋体"/>
            <w:sz w:val="24"/>
            <w:szCs w:val="24"/>
            <w:lang w:val="en-US" w:eastAsia="zh-CN"/>
          </w:rPr>
          <w:t>谦合</w:t>
        </w:r>
      </w:ins>
      <w:ins w:id="32" w:author="凉城予梦" w:date="2025-10-30T15:16:00Z">
        <w:r>
          <w:rPr>
            <w:rFonts w:hint="eastAsia" w:ascii="宋体" w:hAnsi="宋体"/>
            <w:sz w:val="24"/>
            <w:szCs w:val="24"/>
            <w:lang w:val="en-US" w:eastAsia="zh-CN"/>
          </w:rPr>
          <w:t>科技</w:t>
        </w:r>
      </w:ins>
      <w:ins w:id="33" w:author="凉城予梦" w:date="2025-10-30T15:16:01Z">
        <w:r>
          <w:rPr>
            <w:rFonts w:hint="eastAsia" w:ascii="宋体" w:hAnsi="宋体"/>
            <w:sz w:val="24"/>
            <w:szCs w:val="24"/>
            <w:lang w:val="en-US" w:eastAsia="zh-CN"/>
          </w:rPr>
          <w:t>发展</w:t>
        </w:r>
      </w:ins>
      <w:ins w:id="34" w:author="凉城予梦" w:date="2025-10-30T15:16:04Z">
        <w:r>
          <w:rPr>
            <w:rFonts w:hint="eastAsia" w:ascii="宋体" w:hAnsi="宋体"/>
            <w:sz w:val="24"/>
            <w:szCs w:val="24"/>
            <w:lang w:val="en-US" w:eastAsia="zh-CN"/>
          </w:rPr>
          <w:t>有限</w:t>
        </w:r>
      </w:ins>
      <w:r>
        <w:rPr>
          <w:rFonts w:hint="eastAsia" w:ascii="宋体" w:hAnsi="宋体"/>
          <w:sz w:val="24"/>
          <w:szCs w:val="24"/>
        </w:rPr>
        <w:t>公司（盖章）：</w:t>
      </w:r>
    </w:p>
    <w:p w14:paraId="5B317C07">
      <w:pPr>
        <w:spacing w:line="360" w:lineRule="auto"/>
        <w:ind w:firstLine="5760" w:firstLineChars="2400"/>
        <w:rPr>
          <w:rFonts w:ascii="宋体" w:hAnsi="宋体"/>
          <w:sz w:val="24"/>
          <w:szCs w:val="24"/>
        </w:rPr>
      </w:pPr>
    </w:p>
    <w:p w14:paraId="146FEC9E">
      <w:pPr>
        <w:spacing w:line="360" w:lineRule="auto"/>
        <w:ind w:firstLine="0" w:firstLineChars="0"/>
        <w:rPr>
          <w:rFonts w:ascii="宋体" w:hAnsi="宋体"/>
          <w:sz w:val="24"/>
          <w:szCs w:val="24"/>
        </w:rPr>
        <w:pPrChange w:id="35" w:author="凉城予梦" w:date="2025-10-30T15:16:52Z">
          <w:pPr>
            <w:spacing w:line="360" w:lineRule="auto"/>
          </w:pPr>
        </w:pPrChange>
      </w:pPr>
      <w:r>
        <w:rPr>
          <w:rFonts w:hint="eastAsia" w:ascii="宋体" w:hAnsi="宋体"/>
          <w:sz w:val="24"/>
          <w:szCs w:val="24"/>
        </w:rPr>
        <w:t xml:space="preserve">                                            </w:t>
      </w:r>
      <w:ins w:id="36" w:author="凉城予梦" w:date="2025-10-30T15:19:14Z">
        <w:r>
          <w:rPr>
            <w:rFonts w:hint="eastAsia" w:ascii="宋体" w:hAnsi="宋体"/>
            <w:sz w:val="24"/>
            <w:szCs w:val="24"/>
            <w:u w:val="single" w:color="FFFFFF" w:themeColor="background1"/>
            <w:lang w:eastAsia="zh-CN"/>
          </w:rPr>
          <w:t>（</w:t>
        </w:r>
      </w:ins>
      <w:ins w:id="37" w:author="凉城予梦" w:date="2025-10-30T15:19:17Z">
        <w:r>
          <w:rPr>
            <w:rFonts w:hint="eastAsia" w:ascii="宋体" w:hAnsi="宋体"/>
            <w:sz w:val="24"/>
            <w:szCs w:val="24"/>
            <w:u w:val="single" w:color="FFFFFF" w:themeColor="background1"/>
            <w:lang w:val="en-US" w:eastAsia="zh-CN"/>
          </w:rPr>
          <w:t>盖章</w:t>
        </w:r>
      </w:ins>
      <w:ins w:id="38" w:author="凉城予梦" w:date="2025-10-30T15:19:14Z">
        <w:r>
          <w:rPr>
            <w:rFonts w:hint="eastAsia" w:ascii="宋体" w:hAnsi="宋体"/>
            <w:sz w:val="24"/>
            <w:szCs w:val="24"/>
            <w:u w:val="single" w:color="FFFFFF" w:themeColor="background1"/>
            <w:lang w:eastAsia="zh-CN"/>
          </w:rPr>
          <w:t>）</w:t>
        </w:r>
      </w:ins>
      <w:r>
        <w:rPr>
          <w:rFonts w:hint="eastAsia" w:ascii="宋体" w:hAnsi="宋体"/>
          <w:sz w:val="24"/>
          <w:szCs w:val="24"/>
        </w:rPr>
        <w:t>日期：</w:t>
      </w:r>
      <w:ins w:id="39" w:author="凉城予梦" w:date="2025-10-30T15:16:58Z">
        <w:r>
          <w:rPr>
            <w:rFonts w:hint="eastAsia" w:ascii="宋体" w:hAnsi="宋体"/>
            <w:sz w:val="24"/>
            <w:szCs w:val="24"/>
            <w:lang w:val="en-US" w:eastAsia="zh-CN"/>
          </w:rPr>
          <w:t>2</w:t>
        </w:r>
      </w:ins>
      <w:ins w:id="40" w:author="凉城予梦" w:date="2025-10-30T15:17:02Z">
        <w:r>
          <w:rPr>
            <w:rFonts w:hint="eastAsia" w:ascii="宋体" w:hAnsi="宋体"/>
            <w:sz w:val="24"/>
            <w:szCs w:val="24"/>
            <w:lang w:val="en-US" w:eastAsia="zh-CN"/>
          </w:rPr>
          <w:t>0</w:t>
        </w:r>
      </w:ins>
      <w:ins w:id="41" w:author="凉城予梦" w:date="2025-10-30T15:17:03Z">
        <w:r>
          <w:rPr>
            <w:rFonts w:hint="eastAsia" w:ascii="宋体" w:hAnsi="宋体"/>
            <w:sz w:val="24"/>
            <w:szCs w:val="24"/>
            <w:lang w:val="en-US" w:eastAsia="zh-CN"/>
          </w:rPr>
          <w:t>25</w:t>
        </w:r>
      </w:ins>
      <w:r>
        <w:rPr>
          <w:rFonts w:hint="eastAsia" w:ascii="宋体" w:hAnsi="宋体"/>
          <w:sz w:val="24"/>
          <w:szCs w:val="24"/>
        </w:rPr>
        <w:t xml:space="preserve"> 年 </w:t>
      </w:r>
      <w:ins w:id="42" w:author="凉城予梦" w:date="2025-10-30T15:17:09Z">
        <w:r>
          <w:rPr>
            <w:rFonts w:hint="eastAsia" w:ascii="宋体" w:hAnsi="宋体"/>
            <w:sz w:val="24"/>
            <w:szCs w:val="24"/>
            <w:lang w:val="en-US" w:eastAsia="zh-CN"/>
          </w:rPr>
          <w:t>1</w:t>
        </w:r>
      </w:ins>
      <w:ins w:id="43" w:author="凉城予梦" w:date="2025-10-30T15:17:10Z">
        <w:r>
          <w:rPr>
            <w:rFonts w:hint="eastAsia" w:ascii="宋体" w:hAnsi="宋体"/>
            <w:sz w:val="24"/>
            <w:szCs w:val="24"/>
            <w:lang w:val="en-US" w:eastAsia="zh-CN"/>
          </w:rPr>
          <w:t>0</w:t>
        </w:r>
      </w:ins>
      <w:r>
        <w:rPr>
          <w:rFonts w:hint="eastAsia" w:ascii="宋体" w:hAnsi="宋体"/>
          <w:sz w:val="24"/>
          <w:szCs w:val="24"/>
        </w:rPr>
        <w:t xml:space="preserve">   月 </w:t>
      </w:r>
      <w:ins w:id="44" w:author="凉城予梦" w:date="2025-10-30T15:17:12Z">
        <w:r>
          <w:rPr>
            <w:rFonts w:hint="eastAsia" w:ascii="宋体" w:hAnsi="宋体"/>
            <w:sz w:val="24"/>
            <w:szCs w:val="24"/>
            <w:lang w:val="en-US" w:eastAsia="zh-CN"/>
          </w:rPr>
          <w:t>30</w:t>
        </w:r>
      </w:ins>
      <w:r>
        <w:rPr>
          <w:rFonts w:hint="eastAsia" w:ascii="宋体" w:hAnsi="宋体"/>
          <w:sz w:val="24"/>
          <w:szCs w:val="24"/>
        </w:rPr>
        <w:t xml:space="preserve">   日</w:t>
      </w:r>
    </w:p>
    <w:p w14:paraId="24D5153C">
      <w:pPr>
        <w:spacing w:line="360" w:lineRule="auto"/>
        <w:ind w:firstLine="5760" w:firstLineChars="2400"/>
        <w:rPr>
          <w:rFonts w:ascii="宋体" w:hAnsi="宋体"/>
          <w:sz w:val="24"/>
          <w:szCs w:val="24"/>
        </w:rPr>
      </w:pPr>
    </w:p>
    <w:p w14:paraId="1D9C5C3E">
      <w:pPr>
        <w:spacing w:line="360" w:lineRule="auto"/>
        <w:jc w:val="left"/>
        <w:rPr>
          <w:rFonts w:ascii="宋体" w:hAnsi="宋体"/>
          <w:color w:val="FF0000"/>
          <w:sz w:val="24"/>
          <w:szCs w:val="24"/>
        </w:rPr>
      </w:pPr>
      <w:r>
        <w:rPr>
          <w:rFonts w:hint="eastAsia" w:ascii="宋体" w:hAnsi="宋体"/>
          <w:color w:val="FF0000"/>
          <w:sz w:val="24"/>
          <w:szCs w:val="24"/>
        </w:rPr>
        <w:t>附：委托</w:t>
      </w:r>
      <w:r>
        <w:rPr>
          <w:rFonts w:ascii="宋体" w:hAnsi="宋体"/>
          <w:color w:val="FF0000"/>
          <w:sz w:val="24"/>
          <w:szCs w:val="24"/>
        </w:rPr>
        <w:t>公司</w:t>
      </w:r>
      <w:r>
        <w:rPr>
          <w:rFonts w:hint="eastAsia" w:ascii="宋体" w:hAnsi="宋体"/>
          <w:color w:val="FF0000"/>
          <w:sz w:val="24"/>
          <w:szCs w:val="24"/>
        </w:rPr>
        <w:t>营业执照复印件(加盖公章)</w:t>
      </w:r>
    </w:p>
    <w:sectPr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王春丽">
    <w15:presenceInfo w15:providerId="AD" w15:userId="S-1-5-21-1713849901-2797640346-4150151575-392068"/>
  </w15:person>
  <w15:person w15:author="侯赛茵">
    <w15:presenceInfo w15:providerId="AD" w15:userId="S-1-5-21-1713849901-2797640346-4150151575-5882"/>
  </w15:person>
  <w15:person w15:author="凉城予梦">
    <w15:presenceInfo w15:providerId="WPS Office" w15:userId="20265394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compat>
    <w:spaceForUL/>
    <w:balanceSingleByteDoubleByteWidth/>
    <w:doNotLeaveBackslashAlon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420E7"/>
    <w:rsid w:val="00057123"/>
    <w:rsid w:val="00092F00"/>
    <w:rsid w:val="00110926"/>
    <w:rsid w:val="0011609C"/>
    <w:rsid w:val="00172A27"/>
    <w:rsid w:val="001E6E9F"/>
    <w:rsid w:val="001F2B06"/>
    <w:rsid w:val="00204DE5"/>
    <w:rsid w:val="0022395D"/>
    <w:rsid w:val="002716CF"/>
    <w:rsid w:val="00282F5B"/>
    <w:rsid w:val="002A1454"/>
    <w:rsid w:val="002F77DC"/>
    <w:rsid w:val="00326ADB"/>
    <w:rsid w:val="003560FA"/>
    <w:rsid w:val="003C334B"/>
    <w:rsid w:val="003F023D"/>
    <w:rsid w:val="00406E57"/>
    <w:rsid w:val="004800EC"/>
    <w:rsid w:val="004C4CCE"/>
    <w:rsid w:val="004E5173"/>
    <w:rsid w:val="00524E34"/>
    <w:rsid w:val="005413CD"/>
    <w:rsid w:val="00561A0A"/>
    <w:rsid w:val="005B2350"/>
    <w:rsid w:val="005B2D98"/>
    <w:rsid w:val="005E3D10"/>
    <w:rsid w:val="005F64E5"/>
    <w:rsid w:val="00605B20"/>
    <w:rsid w:val="006216C8"/>
    <w:rsid w:val="00625B2E"/>
    <w:rsid w:val="00695F77"/>
    <w:rsid w:val="006A1813"/>
    <w:rsid w:val="006C59C9"/>
    <w:rsid w:val="006C5A03"/>
    <w:rsid w:val="006F3837"/>
    <w:rsid w:val="00727AF6"/>
    <w:rsid w:val="00730464"/>
    <w:rsid w:val="00744CB4"/>
    <w:rsid w:val="00761AF8"/>
    <w:rsid w:val="00774C38"/>
    <w:rsid w:val="007B240A"/>
    <w:rsid w:val="00806E10"/>
    <w:rsid w:val="009141AA"/>
    <w:rsid w:val="009875D0"/>
    <w:rsid w:val="009D2B87"/>
    <w:rsid w:val="00A50881"/>
    <w:rsid w:val="00AD30FD"/>
    <w:rsid w:val="00B07C03"/>
    <w:rsid w:val="00B75A16"/>
    <w:rsid w:val="00BB6F73"/>
    <w:rsid w:val="00BE0FA6"/>
    <w:rsid w:val="00BF780F"/>
    <w:rsid w:val="00C861FE"/>
    <w:rsid w:val="00D554D2"/>
    <w:rsid w:val="00D65801"/>
    <w:rsid w:val="00D70E3A"/>
    <w:rsid w:val="00E64929"/>
    <w:rsid w:val="00EB07C6"/>
    <w:rsid w:val="00EF20EE"/>
    <w:rsid w:val="00F77150"/>
    <w:rsid w:val="00F9657B"/>
    <w:rsid w:val="00FE6B30"/>
    <w:rsid w:val="58AB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qFormat/>
    <w:uiPriority w:val="0"/>
    <w:pPr>
      <w:jc w:val="left"/>
    </w:pPr>
  </w:style>
  <w:style w:type="paragraph" w:styleId="3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4"/>
    <w:semiHidden/>
    <w:unhideWhenUsed/>
    <w:qFormat/>
    <w:uiPriority w:val="99"/>
    <w:rPr>
      <w:b/>
      <w:bCs/>
    </w:rPr>
  </w:style>
  <w:style w:type="character" w:styleId="9">
    <w:name w:val="annotation reference"/>
    <w:basedOn w:val="8"/>
    <w:semiHidden/>
    <w:unhideWhenUsed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uiPriority w:val="0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0"/>
    <w:rPr>
      <w:sz w:val="18"/>
      <w:szCs w:val="18"/>
    </w:rPr>
  </w:style>
  <w:style w:type="character" w:customStyle="1" w:styleId="12">
    <w:name w:val="批注框文本 字符"/>
    <w:basedOn w:val="8"/>
    <w:link w:val="3"/>
    <w:semiHidden/>
    <w:uiPriority w:val="99"/>
    <w:rPr>
      <w:rFonts w:ascii="Calibri" w:hAnsi="Calibri"/>
      <w:kern w:val="2"/>
      <w:sz w:val="18"/>
      <w:szCs w:val="18"/>
    </w:rPr>
  </w:style>
  <w:style w:type="character" w:customStyle="1" w:styleId="13">
    <w:name w:val="批注文字 字符"/>
    <w:basedOn w:val="8"/>
    <w:link w:val="2"/>
    <w:uiPriority w:val="0"/>
    <w:rPr>
      <w:rFonts w:ascii="Calibri" w:hAnsi="Calibri"/>
      <w:kern w:val="2"/>
      <w:sz w:val="21"/>
      <w:szCs w:val="22"/>
    </w:rPr>
  </w:style>
  <w:style w:type="character" w:customStyle="1" w:styleId="14">
    <w:name w:val="批注主题 字符"/>
    <w:basedOn w:val="13"/>
    <w:link w:val="6"/>
    <w:semiHidden/>
    <w:qFormat/>
    <w:uiPriority w:val="99"/>
    <w:rPr>
      <w:rFonts w:ascii="Calibri" w:hAnsi="Calibri"/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microsoft.com/office/2011/relationships/people" Target="people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250</Words>
  <Characters>305</Characters>
  <Lines>3</Lines>
  <Paragraphs>1</Paragraphs>
  <TotalTime>13</TotalTime>
  <ScaleCrop>false</ScaleCrop>
  <LinksUpToDate>false</LinksUpToDate>
  <CharactersWithSpaces>530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2019-12-03T01:28:00Z</dcterms:created>
  <dc:creator>刘斌</dc:creator>
  <cp:lastModifiedBy>凉城予梦</cp:lastModifiedBy>
  <cp:lastPrinted>1900-12-31T16:00:00Z</cp:lastPrinted>
  <dcterms:modified xsi:type="dcterms:W3CDTF">2025-10-30T07:19:54Z</dcterms:modified>
  <dc:title>刘斌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eyJoZGlkIjoiNWUxYTgxOTBhMTU2MmE2ZTQxYWQ2YjAxN2JiZjMzYTEiLCJ1c2VySWQiOiIzODA2NTQ5NDgifQ==</vt:lpwstr>
  </property>
  <property fmtid="{D5CDD505-2E9C-101B-9397-08002B2CF9AE}" pid="4" name="ICV">
    <vt:lpwstr>6F2D62753FC543C3920F5F6372F7BF40_12</vt:lpwstr>
  </property>
</Properties>
</file>